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3D2A2" w14:textId="1FE8E2B2" w:rsidR="00C2585F" w:rsidRPr="00C2585F" w:rsidRDefault="0091782C" w:rsidP="003952FB">
      <w:pPr>
        <w:jc w:val="right"/>
        <w:rPr>
          <w:rFonts w:ascii="Calibri" w:hAnsi="Calibri" w:cs="Calibri"/>
          <w:b/>
          <w:bCs/>
          <w:color w:val="000000" w:themeColor="text1"/>
          <w:sz w:val="23"/>
          <w:szCs w:val="23"/>
        </w:rPr>
      </w:pPr>
      <w:r>
        <w:rPr>
          <w:rFonts w:ascii="Calibri" w:hAnsi="Calibri" w:cs="Calibri"/>
          <w:color w:val="000000" w:themeColor="text1"/>
          <w:sz w:val="52"/>
          <w:szCs w:val="52"/>
        </w:rPr>
        <w:tab/>
      </w:r>
      <w:r>
        <w:rPr>
          <w:rFonts w:ascii="Calibri" w:hAnsi="Calibri" w:cs="Calibri"/>
          <w:color w:val="000000" w:themeColor="text1"/>
          <w:sz w:val="52"/>
          <w:szCs w:val="52"/>
        </w:rPr>
        <w:tab/>
      </w:r>
      <w:r>
        <w:rPr>
          <w:rFonts w:ascii="Calibri" w:hAnsi="Calibri" w:cs="Calibri"/>
          <w:color w:val="000000" w:themeColor="text1"/>
          <w:sz w:val="52"/>
          <w:szCs w:val="52"/>
        </w:rPr>
        <w:tab/>
      </w:r>
    </w:p>
    <w:p w14:paraId="285DC8F6" w14:textId="0CEB9AEF" w:rsidR="00072E14" w:rsidRPr="007C2E8A" w:rsidRDefault="00072E14" w:rsidP="00072E14">
      <w:pPr>
        <w:tabs>
          <w:tab w:val="right" w:pos="10080"/>
        </w:tabs>
        <w:ind w:right="-36"/>
        <w:rPr>
          <w:rFonts w:ascii="Calibri" w:hAnsi="Calibri" w:cs="Calibri"/>
          <w:b/>
          <w:bCs/>
          <w:color w:val="000000" w:themeColor="text1"/>
          <w:sz w:val="23"/>
          <w:szCs w:val="23"/>
        </w:rPr>
      </w:pPr>
      <w:r w:rsidRPr="007C2E8A">
        <w:rPr>
          <w:rFonts w:ascii="Calibri" w:hAnsi="Calibri" w:cs="Calibri"/>
          <w:b/>
          <w:bCs/>
          <w:color w:val="000000" w:themeColor="text1"/>
          <w:sz w:val="23"/>
          <w:szCs w:val="23"/>
        </w:rPr>
        <w:t>Code &amp; Theory</w:t>
      </w:r>
      <w:r>
        <w:rPr>
          <w:rFonts w:ascii="Calibri" w:hAnsi="Calibri" w:cs="Calibri"/>
          <w:b/>
          <w:bCs/>
          <w:color w:val="000000" w:themeColor="text1"/>
          <w:sz w:val="23"/>
          <w:szCs w:val="23"/>
        </w:rPr>
        <w:t xml:space="preserve"> - </w:t>
      </w:r>
      <w:r w:rsidRPr="00EE7F31">
        <w:rPr>
          <w:rFonts w:ascii="Calibri" w:hAnsi="Calibri" w:cs="Calibri"/>
          <w:color w:val="000000" w:themeColor="text1"/>
          <w:sz w:val="23"/>
          <w:szCs w:val="23"/>
        </w:rPr>
        <w:t>Director of Product Strategy</w:t>
      </w:r>
      <w:r w:rsidRPr="007C2E8A">
        <w:rPr>
          <w:rFonts w:ascii="Calibri" w:hAnsi="Calibri" w:cs="Calibri"/>
          <w:b/>
          <w:bCs/>
          <w:color w:val="000000" w:themeColor="text1"/>
          <w:sz w:val="23"/>
          <w:szCs w:val="23"/>
        </w:rPr>
        <w:tab/>
        <w:t>Dec 2022 – Jun 2024</w:t>
      </w:r>
    </w:p>
    <w:p w14:paraId="30F349A1" w14:textId="77777777" w:rsidR="00072E14" w:rsidRPr="007C2E8A" w:rsidRDefault="00072E14" w:rsidP="00072E14">
      <w:pPr>
        <w:rPr>
          <w:rFonts w:ascii="Calibri" w:eastAsiaTheme="minorEastAsia" w:hAnsi="Calibri" w:cs="Calibri"/>
          <w:i/>
          <w:color w:val="000000" w:themeColor="text1"/>
          <w:sz w:val="23"/>
          <w:szCs w:val="23"/>
        </w:rPr>
      </w:pPr>
      <w:r w:rsidRPr="007C2E8A">
        <w:rPr>
          <w:rFonts w:ascii="Calibri" w:eastAsiaTheme="minorEastAsia" w:hAnsi="Calibri" w:cs="Calibri"/>
          <w:i/>
          <w:color w:val="000000" w:themeColor="text1"/>
          <w:sz w:val="23"/>
          <w:szCs w:val="23"/>
        </w:rPr>
        <w:t xml:space="preserve">Technology-first creative agency servicing Fortune 500 </w:t>
      </w:r>
      <w:r>
        <w:rPr>
          <w:rFonts w:ascii="Calibri" w:eastAsiaTheme="minorEastAsia" w:hAnsi="Calibri" w:cs="Calibri"/>
          <w:i/>
          <w:color w:val="000000" w:themeColor="text1"/>
          <w:sz w:val="23"/>
          <w:szCs w:val="23"/>
        </w:rPr>
        <w:t>enterprises</w:t>
      </w:r>
      <w:r w:rsidRPr="007C2E8A">
        <w:rPr>
          <w:rFonts w:ascii="Calibri" w:eastAsiaTheme="minorEastAsia" w:hAnsi="Calibri" w:cs="Calibri"/>
          <w:i/>
          <w:color w:val="000000" w:themeColor="text1"/>
          <w:sz w:val="23"/>
          <w:szCs w:val="23"/>
        </w:rPr>
        <w:t>.</w:t>
      </w:r>
    </w:p>
    <w:p w14:paraId="005C6B2D" w14:textId="77777777" w:rsidR="00072E14" w:rsidRPr="007C2E8A" w:rsidRDefault="00072E14" w:rsidP="00072E14">
      <w:pPr>
        <w:rPr>
          <w:rFonts w:ascii="Calibri" w:hAnsi="Calibri" w:cs="Calibri"/>
          <w:b/>
          <w:bCs/>
          <w:color w:val="000000" w:themeColor="text1"/>
          <w:sz w:val="23"/>
          <w:szCs w:val="23"/>
        </w:rPr>
      </w:pPr>
      <w:r w:rsidRPr="007C2E8A">
        <w:rPr>
          <w:rFonts w:ascii="Calibri" w:hAnsi="Calibri" w:cs="Calibri"/>
          <w:b/>
          <w:bCs/>
          <w:color w:val="000000" w:themeColor="text1"/>
          <w:sz w:val="23"/>
          <w:szCs w:val="23"/>
        </w:rPr>
        <w:t>Director of Product Strategy</w:t>
      </w:r>
    </w:p>
    <w:p w14:paraId="74884DF9" w14:textId="77777777" w:rsidR="00072E14" w:rsidRDefault="00072E14" w:rsidP="00072E14">
      <w:pPr>
        <w:rPr>
          <w:rFonts w:ascii="Calibri" w:eastAsiaTheme="minorEastAsia" w:hAnsi="Calibri" w:cs="Calibri"/>
          <w:i/>
          <w:color w:val="000000" w:themeColor="text1"/>
          <w:sz w:val="16"/>
          <w:szCs w:val="16"/>
        </w:rPr>
      </w:pPr>
    </w:p>
    <w:p w14:paraId="2C24453E" w14:textId="77777777" w:rsidR="00072E14" w:rsidRDefault="00072E14" w:rsidP="00072E14">
      <w:pPr>
        <w:ind w:left="180"/>
        <w:rPr>
          <w:rFonts w:ascii="Calibri" w:eastAsiaTheme="minorEastAsia" w:hAnsi="Calibri" w:cs="Calibri"/>
          <w:i/>
          <w:color w:val="000000" w:themeColor="text1"/>
          <w:sz w:val="22"/>
          <w:szCs w:val="22"/>
        </w:rPr>
      </w:pPr>
      <w:r w:rsidRPr="00704508">
        <w:rPr>
          <w:rFonts w:ascii="Calibri" w:eastAsiaTheme="minorEastAsia" w:hAnsi="Calibri" w:cs="Calibri"/>
          <w:i/>
          <w:color w:val="000000" w:themeColor="text1"/>
          <w:sz w:val="22"/>
          <w:szCs w:val="22"/>
        </w:rPr>
        <w:t>Igniting user-driven growth</w:t>
      </w:r>
      <w:r>
        <w:rPr>
          <w:rFonts w:ascii="Calibri" w:eastAsiaTheme="minorEastAsia" w:hAnsi="Calibri" w:cs="Calibri"/>
          <w:i/>
          <w:color w:val="000000" w:themeColor="text1"/>
          <w:sz w:val="22"/>
          <w:szCs w:val="22"/>
        </w:rPr>
        <w:t xml:space="preserve"> with my teams </w:t>
      </w:r>
      <w:r w:rsidRPr="00704508">
        <w:rPr>
          <w:rFonts w:ascii="Calibri" w:eastAsiaTheme="minorEastAsia" w:hAnsi="Calibri" w:cs="Calibri"/>
          <w:i/>
          <w:color w:val="000000" w:themeColor="text1"/>
          <w:sz w:val="22"/>
          <w:szCs w:val="22"/>
        </w:rPr>
        <w:t xml:space="preserve">through a </w:t>
      </w:r>
      <w:r>
        <w:rPr>
          <w:rFonts w:ascii="Calibri" w:eastAsiaTheme="minorEastAsia" w:hAnsi="Calibri" w:cs="Calibri"/>
          <w:i/>
          <w:color w:val="000000" w:themeColor="text1"/>
          <w:sz w:val="22"/>
          <w:szCs w:val="22"/>
        </w:rPr>
        <w:t>skillful</w:t>
      </w:r>
      <w:r w:rsidRPr="00704508">
        <w:rPr>
          <w:rFonts w:ascii="Calibri" w:eastAsiaTheme="minorEastAsia" w:hAnsi="Calibri" w:cs="Calibri"/>
          <w:i/>
          <w:color w:val="000000" w:themeColor="text1"/>
          <w:sz w:val="22"/>
          <w:szCs w:val="22"/>
        </w:rPr>
        <w:t xml:space="preserve"> fusion of creativity and technology.</w:t>
      </w:r>
    </w:p>
    <w:p w14:paraId="06812016" w14:textId="77777777" w:rsidR="00072E14" w:rsidRDefault="00072E14" w:rsidP="00072E14">
      <w:pPr>
        <w:pStyle w:val="ListParagraph"/>
        <w:numPr>
          <w:ilvl w:val="0"/>
          <w:numId w:val="2"/>
        </w:numPr>
        <w:ind w:left="540" w:right="900" w:hanging="180"/>
        <w:jc w:val="both"/>
        <w:rPr>
          <w:rFonts w:ascii="Calibri" w:hAnsi="Calibri" w:cs="Calibri"/>
          <w:color w:val="000000" w:themeColor="text1"/>
          <w:sz w:val="22"/>
          <w:szCs w:val="22"/>
        </w:rPr>
      </w:pPr>
      <w:r w:rsidRPr="005D1DF0">
        <w:rPr>
          <w:rFonts w:asciiTheme="minorHAnsi" w:hAnsiTheme="minorHAnsi" w:cstheme="minorHAnsi"/>
          <w:b/>
          <w:bCs/>
          <w:color w:val="000000" w:themeColor="text1"/>
          <w:sz w:val="22"/>
          <w:szCs w:val="22"/>
        </w:rPr>
        <w:t>Customer-Centric Growth|</w:t>
      </w:r>
      <w:r>
        <w:rPr>
          <w:rFonts w:ascii="Calibri" w:hAnsi="Calibri" w:cs="Calibri"/>
          <w:b/>
          <w:bCs/>
          <w:color w:val="000000" w:themeColor="text1"/>
          <w:sz w:val="22"/>
          <w:szCs w:val="22"/>
        </w:rPr>
        <w:t xml:space="preserve"> </w:t>
      </w:r>
      <w:r>
        <w:rPr>
          <w:rFonts w:ascii="Calibri" w:hAnsi="Calibri" w:cs="Calibri"/>
          <w:color w:val="000000" w:themeColor="text1"/>
          <w:sz w:val="22"/>
          <w:szCs w:val="22"/>
        </w:rPr>
        <w:t>Generated $23M by leading a team of 7 Product Managers to address customer pains via GenAI and agentic models for enterprises in Financial Services and E-Commerce.</w:t>
      </w:r>
    </w:p>
    <w:p w14:paraId="746259D7" w14:textId="6FDFC70D" w:rsidR="003C6AFF" w:rsidRDefault="003C6AFF" w:rsidP="00072E14">
      <w:pPr>
        <w:pStyle w:val="ListParagraph"/>
        <w:numPr>
          <w:ilvl w:val="0"/>
          <w:numId w:val="2"/>
        </w:numPr>
        <w:ind w:left="540" w:right="900" w:hanging="180"/>
        <w:jc w:val="both"/>
        <w:rPr>
          <w:rFonts w:ascii="Calibri" w:hAnsi="Calibri" w:cs="Calibri"/>
          <w:color w:val="000000" w:themeColor="text1"/>
          <w:sz w:val="22"/>
          <w:szCs w:val="22"/>
        </w:rPr>
      </w:pPr>
      <w:r w:rsidRPr="003C6AFF">
        <w:rPr>
          <w:rFonts w:ascii="Calibri" w:hAnsi="Calibri" w:cs="Calibri"/>
          <w:b/>
          <w:bCs/>
          <w:color w:val="000000" w:themeColor="text1"/>
          <w:sz w:val="22"/>
          <w:szCs w:val="22"/>
        </w:rPr>
        <w:t>AI-Powered Tools |</w:t>
      </w:r>
      <w:r w:rsidRPr="003C6AFF">
        <w:rPr>
          <w:rFonts w:ascii="Calibri" w:hAnsi="Calibri" w:cs="Calibri"/>
          <w:color w:val="000000" w:themeColor="text1"/>
          <w:sz w:val="22"/>
          <w:szCs w:val="22"/>
        </w:rPr>
        <w:t xml:space="preserve"> Leveraged Large Language Models (LLMs) to develop customer-facing AI solutions, enhancing product discovery, FAQs, and customer support experiences for enterprise clients.</w:t>
      </w:r>
      <w:r w:rsidRPr="003C6AFF">
        <w:rPr>
          <w:rFonts w:ascii="Calibri" w:hAnsi="Calibri" w:cs="Calibri"/>
          <w:color w:val="000000" w:themeColor="text1"/>
          <w:sz w:val="22"/>
          <w:szCs w:val="22"/>
        </w:rPr>
        <w:br/>
      </w:r>
      <w:r w:rsidRPr="003C6AFF">
        <w:rPr>
          <w:rFonts w:ascii="Calibri" w:hAnsi="Calibri" w:cs="Calibri"/>
          <w:b/>
          <w:bCs/>
          <w:color w:val="000000" w:themeColor="text1"/>
          <w:sz w:val="22"/>
          <w:szCs w:val="22"/>
        </w:rPr>
        <w:t>Process Efficiency |</w:t>
      </w:r>
      <w:r w:rsidRPr="003C6AFF">
        <w:rPr>
          <w:rFonts w:ascii="Calibri" w:hAnsi="Calibri" w:cs="Calibri"/>
          <w:color w:val="000000" w:themeColor="text1"/>
          <w:sz w:val="22"/>
          <w:szCs w:val="22"/>
        </w:rPr>
        <w:t xml:space="preserve"> Created a GPT-powered system to automate RFP pitch decks, reducing content creation time by 60%, improving proposal turnaround times for business development teams.</w:t>
      </w:r>
    </w:p>
    <w:p w14:paraId="22B8A730" w14:textId="77777777" w:rsidR="00072E14" w:rsidRPr="001E660A" w:rsidRDefault="00072E14" w:rsidP="00072E14">
      <w:pPr>
        <w:pStyle w:val="ListParagraph"/>
        <w:numPr>
          <w:ilvl w:val="0"/>
          <w:numId w:val="2"/>
        </w:numPr>
        <w:tabs>
          <w:tab w:val="right" w:pos="10080"/>
        </w:tabs>
        <w:ind w:left="540" w:right="-36" w:hanging="180"/>
        <w:jc w:val="both"/>
        <w:rPr>
          <w:rFonts w:ascii="Calibri" w:hAnsi="Calibri" w:cs="Calibri"/>
          <w:b/>
          <w:bCs/>
          <w:color w:val="000000" w:themeColor="text1"/>
          <w:sz w:val="22"/>
          <w:szCs w:val="22"/>
        </w:rPr>
      </w:pPr>
      <w:r w:rsidRPr="001E660A">
        <w:rPr>
          <w:rFonts w:ascii="Calibri" w:hAnsi="Calibri" w:cs="Calibri"/>
          <w:color w:val="000000" w:themeColor="text1"/>
          <w:sz w:val="22"/>
          <w:szCs w:val="22"/>
        </w:rPr>
        <w:t>Authored the C.L.E.A.R. strategy method to operationalize growth levers and enhance our services portfolio.</w:t>
      </w:r>
    </w:p>
    <w:p w14:paraId="4100EFBC" w14:textId="77777777" w:rsidR="00BA4520" w:rsidRDefault="00BA4520" w:rsidP="0037405C">
      <w:pPr>
        <w:rPr>
          <w:rFonts w:ascii="Calibri" w:hAnsi="Calibri" w:cs="Calibri"/>
          <w:b/>
          <w:bCs/>
          <w:color w:val="000000" w:themeColor="text1"/>
        </w:rPr>
      </w:pPr>
    </w:p>
    <w:p w14:paraId="5B437E19" w14:textId="77777777" w:rsidR="00BE51C7" w:rsidRDefault="00BE51C7" w:rsidP="00BE51C7">
      <w:pPr>
        <w:tabs>
          <w:tab w:val="right" w:pos="10170"/>
        </w:tabs>
        <w:rPr>
          <w:rFonts w:ascii="Calibri" w:eastAsia="Calibri" w:hAnsi="Calibri" w:cs="Calibri"/>
          <w:i/>
          <w:sz w:val="20"/>
          <w:szCs w:val="20"/>
        </w:rPr>
      </w:pPr>
      <w:r>
        <w:rPr>
          <w:rFonts w:ascii="Calibri" w:eastAsia="Calibri" w:hAnsi="Calibri" w:cs="Calibri"/>
          <w:i/>
          <w:sz w:val="20"/>
          <w:szCs w:val="20"/>
        </w:rPr>
        <w:t>Led</w:t>
      </w:r>
      <w:r w:rsidRPr="00E573A6">
        <w:rPr>
          <w:rFonts w:ascii="Calibri" w:eastAsia="Calibri" w:hAnsi="Calibri" w:cs="Calibri"/>
          <w:i/>
          <w:sz w:val="20"/>
          <w:szCs w:val="20"/>
        </w:rPr>
        <w:t xml:space="preserve"> product strategy and operational growth</w:t>
      </w:r>
      <w:r>
        <w:rPr>
          <w:rFonts w:ascii="Calibri" w:eastAsia="Calibri" w:hAnsi="Calibri" w:cs="Calibri"/>
          <w:i/>
          <w:sz w:val="20"/>
          <w:szCs w:val="20"/>
        </w:rPr>
        <w:t xml:space="preserve"> </w:t>
      </w:r>
      <w:r w:rsidRPr="00E573A6">
        <w:rPr>
          <w:rFonts w:ascii="Calibri" w:eastAsia="Calibri" w:hAnsi="Calibri" w:cs="Calibri"/>
          <w:i/>
          <w:sz w:val="20"/>
          <w:szCs w:val="20"/>
        </w:rPr>
        <w:t xml:space="preserve">for Fortune 500 </w:t>
      </w:r>
      <w:r>
        <w:rPr>
          <w:rFonts w:ascii="Calibri" w:eastAsia="Calibri" w:hAnsi="Calibri" w:cs="Calibri"/>
          <w:i/>
          <w:sz w:val="20"/>
          <w:szCs w:val="20"/>
        </w:rPr>
        <w:t>clients.</w:t>
      </w:r>
    </w:p>
    <w:p w14:paraId="474967D4" w14:textId="77777777" w:rsidR="00BE51C7" w:rsidRPr="00E326EC" w:rsidRDefault="00BE51C7" w:rsidP="00BE51C7">
      <w:pPr>
        <w:numPr>
          <w:ilvl w:val="0"/>
          <w:numId w:val="21"/>
        </w:numPr>
        <w:rPr>
          <w:rFonts w:ascii="Calibri" w:eastAsia="Calibri" w:hAnsi="Calibri" w:cs="Calibri"/>
          <w:sz w:val="20"/>
          <w:szCs w:val="20"/>
        </w:rPr>
      </w:pPr>
      <w:r w:rsidRPr="00352573">
        <w:rPr>
          <w:rFonts w:ascii="Calibri" w:eastAsia="Calibri" w:hAnsi="Calibri" w:cs="Calibri"/>
          <w:sz w:val="20"/>
          <w:szCs w:val="20"/>
        </w:rPr>
        <w:t xml:space="preserve">Generated $23M+ in revenue </w:t>
      </w:r>
      <w:r>
        <w:rPr>
          <w:rFonts w:ascii="Calibri" w:eastAsia="Calibri" w:hAnsi="Calibri" w:cs="Calibri"/>
          <w:sz w:val="20"/>
          <w:szCs w:val="20"/>
        </w:rPr>
        <w:t xml:space="preserve">by </w:t>
      </w:r>
      <w:r w:rsidRPr="00352573">
        <w:rPr>
          <w:rFonts w:ascii="Calibri" w:eastAsia="Calibri" w:hAnsi="Calibri" w:cs="Calibri"/>
          <w:sz w:val="20"/>
          <w:szCs w:val="20"/>
        </w:rPr>
        <w:t>leading 7 PMs across 20+ pitches and high-profile projects</w:t>
      </w:r>
      <w:r>
        <w:rPr>
          <w:rFonts w:ascii="Calibri" w:eastAsia="Calibri" w:hAnsi="Calibri" w:cs="Calibri"/>
          <w:sz w:val="20"/>
          <w:szCs w:val="20"/>
        </w:rPr>
        <w:t xml:space="preserve"> to operationalize growth</w:t>
      </w:r>
      <w:r w:rsidRPr="00352573">
        <w:rPr>
          <w:rFonts w:ascii="Calibri" w:eastAsia="Calibri" w:hAnsi="Calibri" w:cs="Calibri"/>
          <w:sz w:val="20"/>
          <w:szCs w:val="20"/>
        </w:rPr>
        <w:t xml:space="preserve">, including </w:t>
      </w:r>
      <w:r>
        <w:rPr>
          <w:rFonts w:ascii="Calibri" w:eastAsia="Calibri" w:hAnsi="Calibri" w:cs="Calibri"/>
          <w:sz w:val="20"/>
          <w:szCs w:val="20"/>
        </w:rPr>
        <w:t xml:space="preserve">UnderArmour and WeTransfer’s conversion optimizations and redesigns. </w:t>
      </w:r>
    </w:p>
    <w:p w14:paraId="66210A01" w14:textId="77777777" w:rsidR="00BE51C7" w:rsidRDefault="00BE51C7" w:rsidP="00BE51C7">
      <w:pPr>
        <w:numPr>
          <w:ilvl w:val="0"/>
          <w:numId w:val="21"/>
        </w:numPr>
        <w:rPr>
          <w:rFonts w:ascii="Calibri" w:eastAsia="Calibri" w:hAnsi="Calibri" w:cs="Calibri"/>
          <w:sz w:val="20"/>
          <w:szCs w:val="20"/>
        </w:rPr>
      </w:pPr>
      <w:r>
        <w:rPr>
          <w:rFonts w:ascii="Calibri" w:eastAsia="Calibri" w:hAnsi="Calibri" w:cs="Calibri"/>
          <w:sz w:val="20"/>
          <w:szCs w:val="20"/>
        </w:rPr>
        <w:t>Spearheaded GenAI product strategy to enhance product discovery and customer support for e-comm and fintech clients.</w:t>
      </w:r>
    </w:p>
    <w:p w14:paraId="1C89A7F9" w14:textId="77777777" w:rsidR="00BE51C7" w:rsidRDefault="00BE51C7" w:rsidP="00BE51C7">
      <w:pPr>
        <w:numPr>
          <w:ilvl w:val="0"/>
          <w:numId w:val="21"/>
        </w:numPr>
        <w:rPr>
          <w:rFonts w:ascii="Calibri" w:eastAsia="Calibri" w:hAnsi="Calibri" w:cs="Calibri"/>
          <w:sz w:val="20"/>
          <w:szCs w:val="20"/>
        </w:rPr>
      </w:pPr>
      <w:r w:rsidRPr="002E074A">
        <w:rPr>
          <w:rFonts w:ascii="Calibri" w:eastAsia="Calibri" w:hAnsi="Calibri" w:cs="Calibri"/>
          <w:sz w:val="20"/>
          <w:szCs w:val="20"/>
        </w:rPr>
        <w:t>Cut RFP response time by 45% and won $10M+ in new business by developing custom GPTs to synthesize research and refine copy. Applied n-shot learning, nucleus sampling, and frequency/presence penalties in a human-in-the-loop syste</w:t>
      </w:r>
      <w:r>
        <w:rPr>
          <w:rFonts w:ascii="Calibri" w:eastAsia="Calibri" w:hAnsi="Calibri" w:cs="Calibri"/>
          <w:sz w:val="20"/>
          <w:szCs w:val="20"/>
        </w:rPr>
        <w:t>m.</w:t>
      </w:r>
    </w:p>
    <w:p w14:paraId="5093A4A8" w14:textId="77777777" w:rsidR="00BE51C7" w:rsidRDefault="00BE51C7" w:rsidP="00BE51C7">
      <w:pPr>
        <w:tabs>
          <w:tab w:val="right" w:pos="10800"/>
        </w:tabs>
        <w:rPr>
          <w:rFonts w:ascii="Calibri" w:eastAsia="Calibri" w:hAnsi="Calibri" w:cs="Calibri"/>
          <w:b/>
          <w:sz w:val="20"/>
          <w:szCs w:val="20"/>
        </w:rPr>
      </w:pPr>
    </w:p>
    <w:p w14:paraId="3C8ED26F" w14:textId="77777777" w:rsidR="00BE51C7" w:rsidRDefault="00BE51C7" w:rsidP="00BE51C7">
      <w:pPr>
        <w:tabs>
          <w:tab w:val="right" w:pos="10800"/>
        </w:tabs>
        <w:rPr>
          <w:rFonts w:ascii="Calibri" w:eastAsia="Calibri" w:hAnsi="Calibri" w:cs="Calibri"/>
          <w:b/>
          <w:sz w:val="20"/>
          <w:szCs w:val="20"/>
        </w:rPr>
      </w:pPr>
    </w:p>
    <w:p w14:paraId="2A7C166F" w14:textId="4B2098B2" w:rsidR="00BE51C7" w:rsidRDefault="00BE51C7" w:rsidP="00BE51C7">
      <w:pPr>
        <w:tabs>
          <w:tab w:val="right" w:pos="10800"/>
        </w:tabs>
        <w:rPr>
          <w:rFonts w:ascii="Calibri" w:eastAsia="Calibri" w:hAnsi="Calibri" w:cs="Calibri"/>
          <w:b/>
          <w:sz w:val="20"/>
          <w:szCs w:val="20"/>
        </w:rPr>
      </w:pPr>
      <w:r>
        <w:rPr>
          <w:rFonts w:ascii="Calibri" w:eastAsia="Calibri" w:hAnsi="Calibri" w:cs="Calibri"/>
          <w:b/>
          <w:sz w:val="20"/>
          <w:szCs w:val="20"/>
        </w:rPr>
        <w:t>Director of Product Growth</w:t>
      </w:r>
      <w:r>
        <w:rPr>
          <w:rFonts w:ascii="Calibri" w:eastAsia="Calibri" w:hAnsi="Calibri" w:cs="Calibri"/>
          <w:b/>
          <w:sz w:val="20"/>
          <w:szCs w:val="20"/>
        </w:rPr>
        <w:tab/>
        <w:t>May 2022 – Oct 2022</w:t>
      </w:r>
    </w:p>
    <w:p w14:paraId="75756C39" w14:textId="77777777" w:rsidR="00BE51C7" w:rsidRDefault="00BE51C7" w:rsidP="00BE51C7">
      <w:pPr>
        <w:tabs>
          <w:tab w:val="right" w:pos="10800"/>
        </w:tabs>
        <w:rPr>
          <w:rFonts w:ascii="Calibri" w:eastAsia="Calibri" w:hAnsi="Calibri" w:cs="Calibri"/>
          <w:sz w:val="20"/>
          <w:szCs w:val="20"/>
        </w:rPr>
      </w:pPr>
      <w:r>
        <w:rPr>
          <w:rFonts w:ascii="Calibri" w:eastAsia="Calibri" w:hAnsi="Calibri" w:cs="Calibri"/>
          <w:b/>
          <w:sz w:val="20"/>
          <w:szCs w:val="20"/>
        </w:rPr>
        <w:t xml:space="preserve">Noom </w:t>
      </w:r>
      <w:r>
        <w:rPr>
          <w:rFonts w:ascii="Calibri" w:eastAsia="Calibri" w:hAnsi="Calibri" w:cs="Calibri"/>
          <w:b/>
          <w:sz w:val="20"/>
          <w:szCs w:val="20"/>
        </w:rPr>
        <w:tab/>
      </w:r>
      <w:r>
        <w:rPr>
          <w:rFonts w:ascii="Calibri" w:eastAsia="Calibri" w:hAnsi="Calibri" w:cs="Calibri"/>
          <w:sz w:val="20"/>
          <w:szCs w:val="20"/>
        </w:rPr>
        <w:t>Remote</w:t>
      </w:r>
    </w:p>
    <w:p w14:paraId="34C5C6FC" w14:textId="77777777" w:rsidR="00BE51C7" w:rsidRDefault="00BE51C7" w:rsidP="00BE51C7">
      <w:pPr>
        <w:tabs>
          <w:tab w:val="right" w:pos="10170"/>
        </w:tabs>
        <w:rPr>
          <w:rFonts w:ascii="Calibri" w:eastAsia="Calibri" w:hAnsi="Calibri" w:cs="Calibri"/>
          <w:i/>
          <w:sz w:val="20"/>
          <w:szCs w:val="20"/>
        </w:rPr>
      </w:pPr>
      <w:r w:rsidRPr="00E84F4E">
        <w:rPr>
          <w:rFonts w:ascii="Calibri" w:eastAsia="Calibri" w:hAnsi="Calibri" w:cs="Calibri"/>
          <w:i/>
          <w:sz w:val="20"/>
          <w:szCs w:val="20"/>
        </w:rPr>
        <w:t>Accelerated B2C mental wellness product growth by directing high velocity experimentation and research.</w:t>
      </w:r>
    </w:p>
    <w:p w14:paraId="226F8A30" w14:textId="77777777" w:rsidR="00BE51C7" w:rsidRDefault="00BE51C7" w:rsidP="00BE51C7">
      <w:pPr>
        <w:numPr>
          <w:ilvl w:val="0"/>
          <w:numId w:val="21"/>
        </w:numPr>
        <w:ind w:right="360"/>
        <w:rPr>
          <w:rFonts w:ascii="Calibri" w:eastAsia="Calibri" w:hAnsi="Calibri" w:cs="Calibri"/>
          <w:sz w:val="20"/>
          <w:szCs w:val="20"/>
        </w:rPr>
      </w:pPr>
      <w:r w:rsidRPr="0037792A">
        <w:rPr>
          <w:rFonts w:ascii="Calibri" w:eastAsia="Calibri" w:hAnsi="Calibri" w:cs="Calibri"/>
          <w:sz w:val="20"/>
          <w:szCs w:val="20"/>
        </w:rPr>
        <w:t xml:space="preserve">Led high-velocity experimentation, boosting trials by 122% and ARR by 47% within 3 months, leveraging a mix of A/B testing and simulated ML techniques to optimize testing velocity </w:t>
      </w:r>
      <w:r>
        <w:rPr>
          <w:rFonts w:ascii="Calibri" w:eastAsia="Calibri" w:hAnsi="Calibri" w:cs="Calibri"/>
          <w:sz w:val="20"/>
          <w:szCs w:val="20"/>
        </w:rPr>
        <w:t>despite</w:t>
      </w:r>
      <w:r w:rsidRPr="0037792A">
        <w:rPr>
          <w:rFonts w:ascii="Calibri" w:eastAsia="Calibri" w:hAnsi="Calibri" w:cs="Calibri"/>
          <w:sz w:val="20"/>
          <w:szCs w:val="20"/>
        </w:rPr>
        <w:t xml:space="preserve"> heavy constraints on user traffic.</w:t>
      </w:r>
      <w:r>
        <w:rPr>
          <w:rFonts w:ascii="Calibri" w:eastAsia="Calibri" w:hAnsi="Calibri" w:cs="Calibri"/>
          <w:sz w:val="20"/>
          <w:szCs w:val="20"/>
        </w:rPr>
        <w:t xml:space="preserve"> </w:t>
      </w:r>
    </w:p>
    <w:p w14:paraId="2C1528B5" w14:textId="77777777" w:rsidR="00BE51C7" w:rsidRPr="00F30968" w:rsidRDefault="00BE51C7" w:rsidP="00BE51C7">
      <w:pPr>
        <w:numPr>
          <w:ilvl w:val="0"/>
          <w:numId w:val="21"/>
        </w:numPr>
        <w:ind w:right="360"/>
        <w:rPr>
          <w:rFonts w:ascii="Calibri" w:eastAsia="Calibri" w:hAnsi="Calibri" w:cs="Calibri"/>
          <w:sz w:val="20"/>
          <w:szCs w:val="20"/>
        </w:rPr>
      </w:pPr>
      <w:r w:rsidRPr="00B21393">
        <w:rPr>
          <w:rFonts w:ascii="Calibri" w:eastAsia="Calibri" w:hAnsi="Calibri" w:cs="Calibri"/>
          <w:sz w:val="20"/>
          <w:szCs w:val="20"/>
        </w:rPr>
        <w:t xml:space="preserve">Improved retention by 60%, gross margin by 29%, and signups by 24% </w:t>
      </w:r>
      <w:r w:rsidRPr="007C2771">
        <w:rPr>
          <w:rFonts w:ascii="Calibri" w:eastAsia="Calibri" w:hAnsi="Calibri" w:cs="Calibri"/>
          <w:sz w:val="20"/>
          <w:szCs w:val="20"/>
        </w:rPr>
        <w:t xml:space="preserve">within 6 months by implementing a personalized pricing </w:t>
      </w:r>
      <w:r>
        <w:rPr>
          <w:rFonts w:ascii="Calibri" w:eastAsia="Calibri" w:hAnsi="Calibri" w:cs="Calibri"/>
          <w:sz w:val="20"/>
          <w:szCs w:val="20"/>
        </w:rPr>
        <w:t xml:space="preserve">and </w:t>
      </w:r>
      <w:r w:rsidRPr="007C2771">
        <w:rPr>
          <w:rFonts w:ascii="Calibri" w:eastAsia="Calibri" w:hAnsi="Calibri" w:cs="Calibri"/>
          <w:sz w:val="20"/>
          <w:szCs w:val="20"/>
        </w:rPr>
        <w:t>modular packaging</w:t>
      </w:r>
      <w:r>
        <w:rPr>
          <w:rFonts w:ascii="Calibri" w:eastAsia="Calibri" w:hAnsi="Calibri" w:cs="Calibri"/>
          <w:sz w:val="20"/>
          <w:szCs w:val="20"/>
        </w:rPr>
        <w:t xml:space="preserve"> strategy</w:t>
      </w:r>
      <w:r w:rsidRPr="007C2771">
        <w:rPr>
          <w:rFonts w:ascii="Calibri" w:eastAsia="Calibri" w:hAnsi="Calibri" w:cs="Calibri"/>
          <w:sz w:val="20"/>
          <w:szCs w:val="20"/>
        </w:rPr>
        <w:t>, tailored to boost CLTV and long-term engagement.</w:t>
      </w:r>
    </w:p>
    <w:p w14:paraId="7191C0D7" w14:textId="77777777" w:rsidR="00400717" w:rsidRPr="00F339B0" w:rsidRDefault="00400717" w:rsidP="00400717">
      <w:pPr>
        <w:rPr>
          <w:rFonts w:ascii="Calibri" w:hAnsi="Calibri" w:cs="Calibri"/>
          <w:b/>
          <w:bCs/>
          <w:color w:val="000000" w:themeColor="text1"/>
          <w:sz w:val="22"/>
          <w:szCs w:val="22"/>
        </w:rPr>
      </w:pPr>
      <w:r>
        <w:rPr>
          <w:rFonts w:ascii="Calibri" w:eastAsiaTheme="minorEastAsia" w:hAnsi="Calibri" w:cs="Calibri"/>
          <w:i/>
          <w:color w:val="000000" w:themeColor="text1"/>
          <w:sz w:val="22"/>
          <w:szCs w:val="22"/>
        </w:rPr>
        <w:t xml:space="preserve">Focused on high velocity experimentation and research to build growth engine for new mental wellness product. </w:t>
      </w:r>
    </w:p>
    <w:p w14:paraId="7F9FDC5B" w14:textId="77777777" w:rsidR="00400717"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Improved trial conversion by 122% in 5 months via A/B and multi-armed bandit testing.</w:t>
      </w:r>
    </w:p>
    <w:p w14:paraId="32D590C3" w14:textId="77777777" w:rsidR="00400717"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Increased forecasted annual revenue by 47% though buyflow optimization of val props and CTAs.</w:t>
      </w:r>
    </w:p>
    <w:p w14:paraId="461F4C80" w14:textId="77777777" w:rsidR="00400717" w:rsidRPr="00ED1CFE" w:rsidRDefault="00400717" w:rsidP="00400717">
      <w:pPr>
        <w:pStyle w:val="ListParagraph"/>
        <w:numPr>
          <w:ilvl w:val="0"/>
          <w:numId w:val="2"/>
        </w:numPr>
        <w:ind w:left="540" w:right="900" w:hanging="180"/>
        <w:jc w:val="both"/>
        <w:rPr>
          <w:rFonts w:ascii="Calibri" w:hAnsi="Calibri" w:cs="Calibri"/>
          <w:b/>
          <w:bCs/>
          <w:color w:val="000000" w:themeColor="text1"/>
          <w:sz w:val="22"/>
          <w:szCs w:val="22"/>
        </w:rPr>
      </w:pPr>
      <w:r>
        <w:rPr>
          <w:rFonts w:ascii="Calibri" w:hAnsi="Calibri" w:cs="Calibri"/>
          <w:color w:val="000000" w:themeColor="text1"/>
          <w:sz w:val="22"/>
          <w:szCs w:val="22"/>
        </w:rPr>
        <w:t>Improved forecasted annual retention by 60%, gross margin by 29%, and signup rate by 24% through crafting a new pricing and packaging strategy to modularize product.</w:t>
      </w:r>
    </w:p>
    <w:p w14:paraId="39C6A52A" w14:textId="77777777" w:rsidR="00400717" w:rsidRPr="00ED6487" w:rsidRDefault="00400717" w:rsidP="00400717">
      <w:pPr>
        <w:pStyle w:val="ListParagraph"/>
        <w:numPr>
          <w:ilvl w:val="1"/>
          <w:numId w:val="2"/>
        </w:numPr>
        <w:ind w:right="900"/>
        <w:jc w:val="both"/>
        <w:rPr>
          <w:rFonts w:ascii="Calibri" w:hAnsi="Calibri" w:cs="Calibri"/>
          <w:b/>
          <w:bCs/>
          <w:color w:val="000000" w:themeColor="text1"/>
          <w:sz w:val="22"/>
          <w:szCs w:val="22"/>
        </w:rPr>
      </w:pPr>
      <w:r>
        <w:rPr>
          <w:rFonts w:ascii="Calibri" w:hAnsi="Calibri" w:cs="Calibri"/>
          <w:color w:val="000000" w:themeColor="text1"/>
          <w:sz w:val="22"/>
          <w:szCs w:val="22"/>
        </w:rPr>
        <w:t>Designed new pricing and packaging model forecasted to improve</w:t>
      </w:r>
      <w:r w:rsidRPr="005A67FA">
        <w:rPr>
          <w:rFonts w:ascii="Calibri" w:hAnsi="Calibri" w:cs="Calibri"/>
          <w:color w:val="FF0000"/>
          <w:sz w:val="22"/>
          <w:szCs w:val="22"/>
        </w:rPr>
        <w:t xml:space="preserve"> </w:t>
      </w:r>
      <w:r>
        <w:rPr>
          <w:rFonts w:ascii="Calibri" w:hAnsi="Calibri" w:cs="Calibri"/>
          <w:color w:val="000000" w:themeColor="text1"/>
          <w:sz w:val="22"/>
          <w:szCs w:val="22"/>
        </w:rPr>
        <w:t>signups by 24%, gross margin by 29%, 4 month retention by 33%, and annual retention by 60%.</w:t>
      </w:r>
    </w:p>
    <w:p w14:paraId="14BB0DDC" w14:textId="77777777" w:rsidR="00400717" w:rsidRPr="00ED6487" w:rsidRDefault="00400717" w:rsidP="00400717">
      <w:pPr>
        <w:pStyle w:val="ListParagraph"/>
        <w:numPr>
          <w:ilvl w:val="1"/>
          <w:numId w:val="2"/>
        </w:numPr>
        <w:ind w:right="900"/>
        <w:jc w:val="both"/>
        <w:rPr>
          <w:rFonts w:ascii="Calibri" w:hAnsi="Calibri" w:cs="Calibri"/>
          <w:b/>
          <w:bCs/>
          <w:color w:val="000000" w:themeColor="text1"/>
          <w:sz w:val="22"/>
          <w:szCs w:val="22"/>
        </w:rPr>
      </w:pPr>
      <w:r>
        <w:rPr>
          <w:rFonts w:ascii="Calibri" w:hAnsi="Calibri" w:cs="Calibri"/>
          <w:color w:val="000000" w:themeColor="text1"/>
          <w:sz w:val="22"/>
          <w:szCs w:val="22"/>
        </w:rPr>
        <w:t>Designed new pricing and packaging model forecasted to improve</w:t>
      </w:r>
      <w:r w:rsidRPr="005A67FA">
        <w:rPr>
          <w:rFonts w:ascii="Calibri" w:hAnsi="Calibri" w:cs="Calibri"/>
          <w:color w:val="FF0000"/>
          <w:sz w:val="22"/>
          <w:szCs w:val="22"/>
        </w:rPr>
        <w:t xml:space="preserve"> </w:t>
      </w:r>
      <w:r>
        <w:rPr>
          <w:rFonts w:ascii="Calibri" w:hAnsi="Calibri" w:cs="Calibri"/>
          <w:color w:val="000000" w:themeColor="text1"/>
          <w:sz w:val="22"/>
          <w:szCs w:val="22"/>
        </w:rPr>
        <w:t>signups by 24%, gross margin by 29%, 1</w:t>
      </w:r>
      <w:r w:rsidRPr="008A0706">
        <w:rPr>
          <w:rFonts w:ascii="Calibri" w:hAnsi="Calibri" w:cs="Calibri"/>
          <w:color w:val="000000" w:themeColor="text1"/>
          <w:sz w:val="22"/>
          <w:szCs w:val="22"/>
          <w:vertAlign w:val="superscript"/>
        </w:rPr>
        <w:t>st</w:t>
      </w:r>
      <w:r>
        <w:rPr>
          <w:rFonts w:ascii="Calibri" w:hAnsi="Calibri" w:cs="Calibri"/>
          <w:color w:val="000000" w:themeColor="text1"/>
          <w:sz w:val="22"/>
          <w:szCs w:val="22"/>
        </w:rPr>
        <w:t xml:space="preserve"> renewal retention by 33%, and annual retention by 60%.</w:t>
      </w:r>
    </w:p>
    <w:p w14:paraId="670F5CFA" w14:textId="77777777" w:rsidR="00400717" w:rsidRPr="00092DBA" w:rsidRDefault="00400717" w:rsidP="00400717">
      <w:pPr>
        <w:pStyle w:val="ListParagraph"/>
        <w:numPr>
          <w:ilvl w:val="1"/>
          <w:numId w:val="2"/>
        </w:numPr>
        <w:ind w:right="900"/>
        <w:jc w:val="both"/>
        <w:rPr>
          <w:rFonts w:ascii="Calibri" w:hAnsi="Calibri" w:cs="Calibri"/>
          <w:b/>
          <w:bCs/>
          <w:color w:val="000000" w:themeColor="text1"/>
          <w:sz w:val="22"/>
          <w:szCs w:val="22"/>
        </w:rPr>
      </w:pPr>
      <w:r>
        <w:rPr>
          <w:rFonts w:ascii="Calibri" w:hAnsi="Calibri" w:cs="Calibri"/>
          <w:color w:val="000000" w:themeColor="text1"/>
          <w:sz w:val="22"/>
          <w:szCs w:val="22"/>
        </w:rPr>
        <w:t>Improved forecasted signups by 24%, gross margin by 29%, 1</w:t>
      </w:r>
      <w:r w:rsidRPr="008A0706">
        <w:rPr>
          <w:rFonts w:ascii="Calibri" w:hAnsi="Calibri" w:cs="Calibri"/>
          <w:color w:val="000000" w:themeColor="text1"/>
          <w:sz w:val="22"/>
          <w:szCs w:val="22"/>
          <w:vertAlign w:val="superscript"/>
        </w:rPr>
        <w:t>st</w:t>
      </w:r>
      <w:r>
        <w:rPr>
          <w:rFonts w:ascii="Calibri" w:hAnsi="Calibri" w:cs="Calibri"/>
          <w:color w:val="000000" w:themeColor="text1"/>
          <w:sz w:val="22"/>
          <w:szCs w:val="22"/>
        </w:rPr>
        <w:t xml:space="preserve"> renewal retention by 33%, and annual retention by 60%  by crafting a new pricing and packaging strategy to modularize product.</w:t>
      </w:r>
    </w:p>
    <w:p w14:paraId="0A28D36C" w14:textId="77777777" w:rsidR="00BE51C7" w:rsidRDefault="00BE51C7" w:rsidP="0037405C">
      <w:pPr>
        <w:rPr>
          <w:rFonts w:ascii="Calibri" w:hAnsi="Calibri" w:cs="Calibri"/>
          <w:b/>
          <w:bCs/>
          <w:color w:val="000000" w:themeColor="text1"/>
        </w:rPr>
      </w:pPr>
    </w:p>
    <w:p w14:paraId="3A71AB86" w14:textId="50008D48" w:rsidR="00421298" w:rsidRPr="006D1ABD" w:rsidRDefault="00421298" w:rsidP="00421298">
      <w:pPr>
        <w:tabs>
          <w:tab w:val="right" w:pos="10080"/>
        </w:tabs>
        <w:ind w:right="-36"/>
        <w:rPr>
          <w:rFonts w:ascii="Calibri" w:hAnsi="Calibri" w:cs="Calibri"/>
          <w:b/>
          <w:bCs/>
          <w:color w:val="000000" w:themeColor="text1"/>
          <w:sz w:val="22"/>
          <w:szCs w:val="22"/>
        </w:rPr>
      </w:pPr>
      <w:r w:rsidRPr="006D1ABD">
        <w:rPr>
          <w:rFonts w:ascii="Calibri" w:hAnsi="Calibri" w:cs="Calibri"/>
          <w:b/>
          <w:bCs/>
          <w:color w:val="000000" w:themeColor="text1"/>
          <w:sz w:val="22"/>
          <w:szCs w:val="22"/>
        </w:rPr>
        <w:t xml:space="preserve">ProdUX </w:t>
      </w:r>
      <w:r w:rsidR="00BE51C7">
        <w:rPr>
          <w:rFonts w:ascii="Calibri" w:hAnsi="Calibri" w:cs="Calibri"/>
          <w:b/>
          <w:bCs/>
          <w:color w:val="000000" w:themeColor="text1"/>
          <w:sz w:val="22"/>
          <w:szCs w:val="22"/>
        </w:rPr>
        <w:t xml:space="preserve">Growth </w:t>
      </w:r>
      <w:r w:rsidRPr="006D1ABD">
        <w:rPr>
          <w:rFonts w:ascii="Calibri" w:hAnsi="Calibri" w:cs="Calibri"/>
          <w:b/>
          <w:bCs/>
          <w:color w:val="000000" w:themeColor="text1"/>
          <w:sz w:val="22"/>
          <w:szCs w:val="22"/>
        </w:rPr>
        <w:t xml:space="preserve">Consulting, </w:t>
      </w:r>
      <w:r w:rsidRPr="006D1ABD">
        <w:rPr>
          <w:rFonts w:ascii="Calibri" w:hAnsi="Calibri" w:cs="Calibri"/>
          <w:color w:val="000000" w:themeColor="text1"/>
          <w:sz w:val="22"/>
          <w:szCs w:val="22"/>
        </w:rPr>
        <w:t>Remote</w:t>
      </w:r>
      <w:r w:rsidRPr="006D1ABD">
        <w:rPr>
          <w:rFonts w:ascii="Calibri" w:hAnsi="Calibri" w:cs="Calibri"/>
          <w:color w:val="000000" w:themeColor="text1"/>
          <w:sz w:val="22"/>
          <w:szCs w:val="22"/>
        </w:rPr>
        <w:tab/>
      </w:r>
      <w:r>
        <w:rPr>
          <w:rFonts w:ascii="Calibri" w:hAnsi="Calibri" w:cs="Calibri"/>
          <w:b/>
          <w:bCs/>
          <w:color w:val="000000" w:themeColor="text1"/>
          <w:sz w:val="22"/>
          <w:szCs w:val="22"/>
        </w:rPr>
        <w:t>Jan 2020</w:t>
      </w:r>
      <w:r w:rsidRPr="006D1ABD">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w:t>
      </w:r>
      <w:r w:rsidRPr="006D1ABD">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May 2022</w:t>
      </w:r>
    </w:p>
    <w:p w14:paraId="35CDF8C4" w14:textId="77777777" w:rsidR="00421298" w:rsidRPr="006D1ABD" w:rsidRDefault="00421298" w:rsidP="00421298">
      <w:pPr>
        <w:rPr>
          <w:rFonts w:ascii="Calibri" w:hAnsi="Calibri" w:cs="Calibri"/>
          <w:i/>
          <w:iCs/>
          <w:color w:val="000000" w:themeColor="text1"/>
          <w:sz w:val="22"/>
          <w:szCs w:val="22"/>
        </w:rPr>
      </w:pPr>
      <w:r>
        <w:rPr>
          <w:rFonts w:ascii="Calibri" w:hAnsi="Calibri" w:cs="Calibri"/>
          <w:i/>
          <w:iCs/>
          <w:color w:val="000000" w:themeColor="text1"/>
          <w:sz w:val="22"/>
          <w:szCs w:val="22"/>
        </w:rPr>
        <w:t>Fractional leadership agency specializing in digital strategy, hypothesis-driven validation, and growth.</w:t>
      </w:r>
      <w:r w:rsidRPr="006D1ABD">
        <w:rPr>
          <w:rFonts w:ascii="Calibri" w:hAnsi="Calibri" w:cs="Calibri"/>
          <w:i/>
          <w:iCs/>
          <w:color w:val="000000" w:themeColor="text1"/>
          <w:sz w:val="22"/>
          <w:szCs w:val="22"/>
        </w:rPr>
        <w:t xml:space="preserve"> </w:t>
      </w:r>
    </w:p>
    <w:p w14:paraId="39CD3CD0" w14:textId="77777777" w:rsidR="00421298" w:rsidRPr="006D1ABD" w:rsidRDefault="00421298" w:rsidP="00421298">
      <w:pPr>
        <w:rPr>
          <w:rFonts w:ascii="Calibri" w:hAnsi="Calibri" w:cs="Calibri"/>
          <w:b/>
          <w:bCs/>
          <w:color w:val="000000" w:themeColor="text1"/>
          <w:sz w:val="22"/>
          <w:szCs w:val="22"/>
        </w:rPr>
      </w:pPr>
      <w:r>
        <w:rPr>
          <w:rFonts w:ascii="Calibri" w:hAnsi="Calibri" w:cs="Calibri"/>
          <w:b/>
          <w:bCs/>
          <w:color w:val="000000" w:themeColor="text1"/>
          <w:sz w:val="22"/>
          <w:szCs w:val="22"/>
        </w:rPr>
        <w:t>Founder, Principal</w:t>
      </w:r>
    </w:p>
    <w:p w14:paraId="11A2C797" w14:textId="77777777" w:rsidR="00421298" w:rsidRDefault="00421298" w:rsidP="00421298">
      <w:pPr>
        <w:tabs>
          <w:tab w:val="right" w:pos="10080"/>
        </w:tabs>
        <w:autoSpaceDE w:val="0"/>
        <w:autoSpaceDN w:val="0"/>
        <w:adjustRightInd w:val="0"/>
        <w:ind w:left="180"/>
        <w:rPr>
          <w:rFonts w:ascii="Calibri" w:hAnsi="Calibri" w:cs="Calibri"/>
          <w:color w:val="000000" w:themeColor="text1"/>
          <w:sz w:val="16"/>
          <w:szCs w:val="16"/>
        </w:rPr>
      </w:pPr>
    </w:p>
    <w:p w14:paraId="70DF3C0A" w14:textId="77777777" w:rsidR="00BE51C7" w:rsidRDefault="00BE51C7" w:rsidP="00BE51C7">
      <w:pPr>
        <w:tabs>
          <w:tab w:val="right" w:pos="10170"/>
        </w:tabs>
        <w:rPr>
          <w:rFonts w:ascii="Calibri" w:eastAsia="Calibri" w:hAnsi="Calibri" w:cs="Calibri"/>
          <w:i/>
          <w:sz w:val="20"/>
          <w:szCs w:val="20"/>
        </w:rPr>
      </w:pPr>
      <w:r>
        <w:rPr>
          <w:rFonts w:ascii="Calibri" w:eastAsia="Calibri" w:hAnsi="Calibri" w:cs="Calibri"/>
          <w:i/>
          <w:sz w:val="20"/>
          <w:szCs w:val="20"/>
        </w:rPr>
        <w:t>Fractional executive specializing in 0-1 builds, B2B growth, &amp; product market fit for emerging tech in web3, AI, and fintech.</w:t>
      </w:r>
    </w:p>
    <w:p w14:paraId="3F0F4265" w14:textId="77777777" w:rsidR="00BE51C7" w:rsidRDefault="00BE51C7" w:rsidP="00BE51C7">
      <w:pPr>
        <w:numPr>
          <w:ilvl w:val="0"/>
          <w:numId w:val="25"/>
        </w:numPr>
        <w:rPr>
          <w:rFonts w:ascii="Calibri" w:eastAsia="Calibri" w:hAnsi="Calibri" w:cs="Calibri"/>
          <w:sz w:val="20"/>
          <w:szCs w:val="20"/>
        </w:rPr>
      </w:pPr>
      <w:r w:rsidRPr="003144B3">
        <w:rPr>
          <w:rFonts w:ascii="Calibri" w:eastAsia="Calibri" w:hAnsi="Calibri" w:cs="Calibri"/>
          <w:sz w:val="20"/>
          <w:szCs w:val="20"/>
        </w:rPr>
        <w:lastRenderedPageBreak/>
        <w:t xml:space="preserve">Developed go-to-market strategy for a conversational AI client, refining the Serviceable Obtainable Market (SOM) to boost B2B adoption, activation, and retention. </w:t>
      </w:r>
      <w:r>
        <w:rPr>
          <w:rFonts w:ascii="Calibri" w:eastAsia="Calibri" w:hAnsi="Calibri" w:cs="Calibri"/>
          <w:sz w:val="20"/>
          <w:szCs w:val="20"/>
        </w:rPr>
        <w:t>Reduced friction in</w:t>
      </w:r>
      <w:r w:rsidRPr="003144B3">
        <w:rPr>
          <w:rFonts w:ascii="Calibri" w:eastAsia="Calibri" w:hAnsi="Calibri" w:cs="Calibri"/>
          <w:sz w:val="20"/>
          <w:szCs w:val="20"/>
        </w:rPr>
        <w:t xml:space="preserve"> NLU/Dialog paths for smoother customer interactions.</w:t>
      </w:r>
    </w:p>
    <w:p w14:paraId="4772F2C9" w14:textId="77777777" w:rsidR="00BE51C7" w:rsidRDefault="00BE51C7" w:rsidP="00BE51C7">
      <w:pPr>
        <w:numPr>
          <w:ilvl w:val="0"/>
          <w:numId w:val="25"/>
        </w:numPr>
        <w:rPr>
          <w:rFonts w:ascii="Calibri" w:eastAsia="Calibri" w:hAnsi="Calibri" w:cs="Calibri"/>
          <w:sz w:val="20"/>
          <w:szCs w:val="20"/>
        </w:rPr>
      </w:pPr>
      <w:r w:rsidRPr="00213A62">
        <w:rPr>
          <w:rFonts w:ascii="Calibri" w:eastAsia="Calibri" w:hAnsi="Calibri" w:cs="Calibri"/>
          <w:sz w:val="20"/>
          <w:szCs w:val="20"/>
        </w:rPr>
        <w:t xml:space="preserve">Directed a strategic pivot from B2C to B2B2C for a web3 data marketplace, achieving profitability in under 12 months. </w:t>
      </w:r>
    </w:p>
    <w:p w14:paraId="1FD8D78C" w14:textId="77777777" w:rsidR="00BE51C7" w:rsidRDefault="00BE51C7" w:rsidP="00BE51C7">
      <w:pPr>
        <w:ind w:left="720"/>
        <w:rPr>
          <w:rFonts w:ascii="Calibri" w:eastAsia="Calibri" w:hAnsi="Calibri" w:cs="Calibri"/>
          <w:sz w:val="20"/>
          <w:szCs w:val="20"/>
        </w:rPr>
      </w:pPr>
      <w:r w:rsidRPr="00213A62">
        <w:rPr>
          <w:rFonts w:ascii="Calibri" w:eastAsia="Calibri" w:hAnsi="Calibri" w:cs="Calibri"/>
          <w:sz w:val="20"/>
          <w:szCs w:val="20"/>
        </w:rPr>
        <w:t>This pivot accelerated the revenue forecast by 3 years by focusing on W3C verifiable credentials on Ethereum’s network.</w:t>
      </w:r>
    </w:p>
    <w:p w14:paraId="5CD1D71F" w14:textId="77777777" w:rsidR="00BE51C7" w:rsidRDefault="00BE51C7" w:rsidP="00BE51C7">
      <w:pPr>
        <w:numPr>
          <w:ilvl w:val="0"/>
          <w:numId w:val="25"/>
        </w:numPr>
        <w:rPr>
          <w:rFonts w:ascii="Calibri" w:eastAsia="Calibri" w:hAnsi="Calibri" w:cs="Calibri"/>
          <w:sz w:val="20"/>
          <w:szCs w:val="20"/>
        </w:rPr>
      </w:pPr>
      <w:r>
        <w:rPr>
          <w:rFonts w:ascii="Calibri" w:eastAsia="Calibri" w:hAnsi="Calibri" w:cs="Calibri"/>
          <w:sz w:val="20"/>
          <w:szCs w:val="20"/>
        </w:rPr>
        <w:t>Grew userbase 0-1400 B2B customers for fintech startup, achieving 98% 12-month retention, 28% conversion to paid, and increased ARR by 70% through customer discovery and iterative experimentation on packaging and go-to-market strategy.</w:t>
      </w:r>
    </w:p>
    <w:p w14:paraId="7936A21D" w14:textId="77777777" w:rsidR="00BE51C7" w:rsidRPr="003B22CD" w:rsidRDefault="00BE51C7" w:rsidP="00BE51C7">
      <w:pPr>
        <w:numPr>
          <w:ilvl w:val="0"/>
          <w:numId w:val="25"/>
        </w:numPr>
        <w:rPr>
          <w:rFonts w:ascii="Calibri" w:eastAsia="Calibri" w:hAnsi="Calibri" w:cs="Calibri"/>
          <w:sz w:val="20"/>
          <w:szCs w:val="20"/>
        </w:rPr>
      </w:pPr>
      <w:r>
        <w:rPr>
          <w:rFonts w:ascii="Calibri" w:eastAsia="Calibri" w:hAnsi="Calibri" w:cs="Calibri"/>
          <w:sz w:val="20"/>
          <w:szCs w:val="20"/>
        </w:rPr>
        <w:t>Redesigned and modularized a Membership SaaS offering, expanding TAM and driving a 37% ARPU increase in 6 months. Launched an in-app discovery module to improve onboarding, boosting click-through rates by 2400%.</w:t>
      </w:r>
    </w:p>
    <w:p w14:paraId="73DFEEF6" w14:textId="77777777" w:rsidR="00BE51C7" w:rsidRDefault="00BE51C7" w:rsidP="00421298">
      <w:pPr>
        <w:tabs>
          <w:tab w:val="right" w:pos="10080"/>
        </w:tabs>
        <w:autoSpaceDE w:val="0"/>
        <w:autoSpaceDN w:val="0"/>
        <w:adjustRightInd w:val="0"/>
        <w:ind w:left="180"/>
        <w:rPr>
          <w:rFonts w:ascii="Calibri" w:hAnsi="Calibri" w:cs="Calibri"/>
          <w:color w:val="000000" w:themeColor="text1"/>
          <w:sz w:val="16"/>
          <w:szCs w:val="16"/>
        </w:rPr>
      </w:pPr>
    </w:p>
    <w:p w14:paraId="2C937F73" w14:textId="77777777" w:rsidR="00421298" w:rsidRPr="00357D31" w:rsidRDefault="00421298" w:rsidP="00421298">
      <w:pPr>
        <w:pStyle w:val="ListParagraph"/>
        <w:numPr>
          <w:ilvl w:val="0"/>
          <w:numId w:val="2"/>
        </w:numPr>
        <w:ind w:left="900" w:right="450" w:hanging="180"/>
        <w:jc w:val="both"/>
        <w:rPr>
          <w:rFonts w:ascii="Calibri" w:hAnsi="Calibri" w:cs="Calibri"/>
          <w:color w:val="000000" w:themeColor="text1"/>
          <w:sz w:val="22"/>
          <w:szCs w:val="22"/>
        </w:rPr>
      </w:pPr>
      <w:r w:rsidRPr="00357D31">
        <w:rPr>
          <w:rFonts w:ascii="Calibri" w:hAnsi="Calibri" w:cs="Calibri"/>
          <w:color w:val="000000" w:themeColor="text1"/>
          <w:sz w:val="22"/>
          <w:szCs w:val="22"/>
        </w:rPr>
        <w:t xml:space="preserve">Led pivot to decentralized identity, defining product and go-to-market </w:t>
      </w:r>
      <w:r>
        <w:rPr>
          <w:rFonts w:ascii="Calibri" w:hAnsi="Calibri" w:cs="Calibri"/>
          <w:color w:val="000000" w:themeColor="text1"/>
          <w:sz w:val="22"/>
          <w:szCs w:val="22"/>
        </w:rPr>
        <w:t>strategies</w:t>
      </w:r>
      <w:r w:rsidRPr="00357D31">
        <w:rPr>
          <w:rFonts w:ascii="Calibri" w:hAnsi="Calibri" w:cs="Calibri"/>
          <w:color w:val="000000" w:themeColor="text1"/>
          <w:sz w:val="22"/>
          <w:szCs w:val="22"/>
        </w:rPr>
        <w:t xml:space="preserve"> with CEO.</w:t>
      </w:r>
    </w:p>
    <w:p w14:paraId="318D389E" w14:textId="77777777" w:rsidR="00421298" w:rsidRPr="00B82B1A" w:rsidRDefault="00421298" w:rsidP="00421298">
      <w:pPr>
        <w:pStyle w:val="ListParagraph"/>
        <w:numPr>
          <w:ilvl w:val="0"/>
          <w:numId w:val="2"/>
        </w:numPr>
        <w:ind w:left="900" w:right="450" w:hanging="180"/>
        <w:jc w:val="both"/>
        <w:rPr>
          <w:rFonts w:ascii="Calibri" w:hAnsi="Calibri" w:cs="Calibri"/>
          <w:color w:val="000000" w:themeColor="text1"/>
          <w:sz w:val="22"/>
          <w:szCs w:val="22"/>
        </w:rPr>
      </w:pPr>
      <w:r w:rsidRPr="0099604D">
        <w:rPr>
          <w:rFonts w:ascii="Calibri" w:hAnsi="Calibri" w:cs="Calibri"/>
          <w:color w:val="000000" w:themeColor="text1"/>
          <w:sz w:val="22"/>
          <w:szCs w:val="22"/>
        </w:rPr>
        <w:t>Catapulted revenue plan 3 years ahead of schedule via a novel channel &amp; product strategy.</w:t>
      </w:r>
    </w:p>
    <w:p w14:paraId="11C1D713" w14:textId="77777777" w:rsidR="00421298" w:rsidRPr="00695FE5" w:rsidRDefault="00421298" w:rsidP="00421298">
      <w:pPr>
        <w:pStyle w:val="ListParagraph"/>
        <w:numPr>
          <w:ilvl w:val="0"/>
          <w:numId w:val="2"/>
        </w:numPr>
        <w:ind w:left="900" w:right="450" w:hanging="180"/>
        <w:jc w:val="both"/>
        <w:rPr>
          <w:rFonts w:ascii="Calibri" w:hAnsi="Calibri" w:cs="Calibri"/>
          <w:color w:val="000000" w:themeColor="text1"/>
          <w:sz w:val="22"/>
          <w:szCs w:val="22"/>
        </w:rPr>
      </w:pPr>
      <w:r>
        <w:rPr>
          <w:rFonts w:ascii="Calibri" w:hAnsi="Calibri" w:cs="Calibri"/>
          <w:color w:val="000000" w:themeColor="text1"/>
          <w:sz w:val="22"/>
          <w:szCs w:val="22"/>
        </w:rPr>
        <w:t>Doubled</w:t>
      </w:r>
      <w:r w:rsidRPr="00BE678B">
        <w:rPr>
          <w:rFonts w:ascii="Calibri" w:hAnsi="Calibri" w:cs="Calibri"/>
          <w:color w:val="000000" w:themeColor="text1"/>
          <w:sz w:val="22"/>
          <w:szCs w:val="22"/>
        </w:rPr>
        <w:t xml:space="preserve"> </w:t>
      </w:r>
      <w:r>
        <w:rPr>
          <w:rFonts w:ascii="Calibri" w:hAnsi="Calibri" w:cs="Calibri"/>
          <w:color w:val="000000" w:themeColor="text1"/>
          <w:sz w:val="22"/>
          <w:szCs w:val="22"/>
        </w:rPr>
        <w:t xml:space="preserve">monthly </w:t>
      </w:r>
      <w:r w:rsidRPr="00BE678B">
        <w:rPr>
          <w:rFonts w:ascii="Calibri" w:hAnsi="Calibri" w:cs="Calibri"/>
          <w:color w:val="000000" w:themeColor="text1"/>
          <w:sz w:val="22"/>
          <w:szCs w:val="22"/>
        </w:rPr>
        <w:t xml:space="preserve">retention by </w:t>
      </w:r>
      <w:r>
        <w:rPr>
          <w:rFonts w:ascii="Calibri" w:hAnsi="Calibri" w:cs="Calibri"/>
          <w:color w:val="000000" w:themeColor="text1"/>
          <w:sz w:val="22"/>
          <w:szCs w:val="22"/>
        </w:rPr>
        <w:t>reducing user friction and optimizing engagement funnels.</w:t>
      </w:r>
    </w:p>
    <w:p w14:paraId="0C116748" w14:textId="77777777" w:rsidR="00421298" w:rsidRDefault="00421298" w:rsidP="00421298">
      <w:pPr>
        <w:pStyle w:val="ListParagraph"/>
        <w:numPr>
          <w:ilvl w:val="0"/>
          <w:numId w:val="2"/>
        </w:numPr>
        <w:ind w:left="900" w:right="450" w:hanging="180"/>
        <w:jc w:val="both"/>
        <w:rPr>
          <w:rFonts w:ascii="Calibri" w:hAnsi="Calibri" w:cs="Calibri"/>
          <w:color w:val="000000" w:themeColor="text1"/>
          <w:sz w:val="22"/>
          <w:szCs w:val="22"/>
        </w:rPr>
      </w:pPr>
      <w:r w:rsidRPr="00BD0D72">
        <w:rPr>
          <w:rFonts w:ascii="Calibri" w:hAnsi="Calibri" w:cs="Calibri"/>
          <w:color w:val="000000" w:themeColor="text1"/>
          <w:sz w:val="22"/>
          <w:szCs w:val="22"/>
        </w:rPr>
        <w:t>Grew userbase by 10X with 98% retention and 28% conversion</w:t>
      </w:r>
      <w:r>
        <w:rPr>
          <w:rFonts w:ascii="Calibri" w:hAnsi="Calibri" w:cs="Calibri"/>
          <w:color w:val="000000" w:themeColor="text1"/>
          <w:sz w:val="22"/>
          <w:szCs w:val="22"/>
        </w:rPr>
        <w:t xml:space="preserve"> to paid</w:t>
      </w:r>
      <w:r w:rsidRPr="00BD0D72">
        <w:rPr>
          <w:rFonts w:ascii="Calibri" w:hAnsi="Calibri" w:cs="Calibri"/>
          <w:color w:val="000000" w:themeColor="text1"/>
          <w:sz w:val="22"/>
          <w:szCs w:val="22"/>
        </w:rPr>
        <w:t xml:space="preserve"> </w:t>
      </w:r>
      <w:r>
        <w:rPr>
          <w:rFonts w:ascii="Calibri" w:hAnsi="Calibri" w:cs="Calibri"/>
          <w:color w:val="000000" w:themeColor="text1"/>
          <w:sz w:val="22"/>
          <w:szCs w:val="22"/>
        </w:rPr>
        <w:t>via</w:t>
      </w:r>
      <w:r w:rsidRPr="00BD0D72">
        <w:rPr>
          <w:rFonts w:ascii="Calibri" w:hAnsi="Calibri" w:cs="Calibri"/>
          <w:color w:val="000000" w:themeColor="text1"/>
          <w:sz w:val="22"/>
          <w:szCs w:val="22"/>
        </w:rPr>
        <w:t xml:space="preserve"> rapid RAT prototypes</w:t>
      </w:r>
      <w:r>
        <w:rPr>
          <w:rFonts w:ascii="Calibri" w:hAnsi="Calibri" w:cs="Calibri"/>
          <w:color w:val="000000" w:themeColor="text1"/>
          <w:sz w:val="22"/>
          <w:szCs w:val="22"/>
        </w:rPr>
        <w:t>.</w:t>
      </w:r>
    </w:p>
    <w:p w14:paraId="12B3EFAE" w14:textId="77777777" w:rsidR="00421298" w:rsidRPr="00931D64" w:rsidRDefault="00421298" w:rsidP="00421298">
      <w:pPr>
        <w:pStyle w:val="ListParagraph"/>
        <w:numPr>
          <w:ilvl w:val="0"/>
          <w:numId w:val="2"/>
        </w:numPr>
        <w:ind w:left="900" w:right="450" w:hanging="180"/>
        <w:jc w:val="both"/>
        <w:rPr>
          <w:rFonts w:ascii="Calibri" w:hAnsi="Calibri" w:cs="Calibri"/>
          <w:color w:val="000000" w:themeColor="text1"/>
          <w:sz w:val="22"/>
          <w:szCs w:val="22"/>
        </w:rPr>
      </w:pPr>
      <w:r w:rsidRPr="00931D64">
        <w:rPr>
          <w:rFonts w:ascii="Calibri" w:hAnsi="Calibri" w:cs="Calibri"/>
          <w:color w:val="000000" w:themeColor="text1"/>
          <w:sz w:val="22"/>
          <w:szCs w:val="22"/>
        </w:rPr>
        <w:t>Increased revenue 70% while sustaining 9</w:t>
      </w:r>
      <w:r>
        <w:rPr>
          <w:rFonts w:ascii="Calibri" w:hAnsi="Calibri" w:cs="Calibri"/>
          <w:color w:val="000000" w:themeColor="text1"/>
          <w:sz w:val="22"/>
          <w:szCs w:val="22"/>
        </w:rPr>
        <w:t>6</w:t>
      </w:r>
      <w:r w:rsidRPr="00931D64">
        <w:rPr>
          <w:rFonts w:ascii="Calibri" w:hAnsi="Calibri" w:cs="Calibri"/>
          <w:color w:val="000000" w:themeColor="text1"/>
          <w:sz w:val="22"/>
          <w:szCs w:val="22"/>
        </w:rPr>
        <w:t>% retention rate through iterative pricing experiments.</w:t>
      </w:r>
    </w:p>
    <w:p w14:paraId="4C1D7DA4" w14:textId="77777777" w:rsidR="00421298" w:rsidRDefault="00421298" w:rsidP="00421298">
      <w:pPr>
        <w:pStyle w:val="ListParagraph"/>
        <w:numPr>
          <w:ilvl w:val="0"/>
          <w:numId w:val="2"/>
        </w:numPr>
        <w:ind w:left="900" w:right="450" w:hanging="180"/>
        <w:jc w:val="both"/>
        <w:rPr>
          <w:rFonts w:ascii="Calibri" w:hAnsi="Calibri" w:cs="Calibri"/>
          <w:color w:val="000000" w:themeColor="text1"/>
          <w:sz w:val="22"/>
          <w:szCs w:val="22"/>
        </w:rPr>
      </w:pPr>
      <w:r>
        <w:rPr>
          <w:rFonts w:ascii="Calibri" w:hAnsi="Calibri" w:cs="Calibri"/>
          <w:color w:val="000000" w:themeColor="text1"/>
          <w:sz w:val="22"/>
          <w:szCs w:val="22"/>
        </w:rPr>
        <w:t>Drafted users’ happy path to increase activation and retention by resolving highest friction points.</w:t>
      </w:r>
    </w:p>
    <w:p w14:paraId="2269DC30" w14:textId="77777777" w:rsidR="00421298" w:rsidRPr="00DB432E" w:rsidRDefault="00421298" w:rsidP="00421298">
      <w:pPr>
        <w:pStyle w:val="ListParagraph"/>
        <w:numPr>
          <w:ilvl w:val="0"/>
          <w:numId w:val="2"/>
        </w:numPr>
        <w:ind w:left="900" w:right="450" w:hanging="180"/>
        <w:jc w:val="both"/>
        <w:rPr>
          <w:rFonts w:ascii="Calibri" w:hAnsi="Calibri" w:cs="Calibri"/>
          <w:color w:val="000000" w:themeColor="text1"/>
          <w:sz w:val="22"/>
          <w:szCs w:val="22"/>
        </w:rPr>
      </w:pPr>
      <w:r>
        <w:rPr>
          <w:rFonts w:ascii="Calibri" w:hAnsi="Calibri" w:cs="Calibri"/>
          <w:color w:val="000000" w:themeColor="text1"/>
          <w:sz w:val="22"/>
          <w:szCs w:val="22"/>
        </w:rPr>
        <w:t>Consulted CEO on narrowing SOM to niche, high-value prospects who were ready to purchase.</w:t>
      </w:r>
    </w:p>
    <w:p w14:paraId="67648FF3" w14:textId="77777777" w:rsidR="00057AB9" w:rsidRDefault="00057AB9" w:rsidP="00057AB9">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Drafted users’ happy path to increase activation and retention by resolving highest friction points.</w:t>
      </w:r>
    </w:p>
    <w:p w14:paraId="17F3558A" w14:textId="77777777" w:rsidR="00057AB9" w:rsidRDefault="00057AB9" w:rsidP="00057AB9">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Consulted CEO on narrowing SOM to target niche prospects with high willingness to pay based on signal from user interviews and industry research.</w:t>
      </w:r>
    </w:p>
    <w:p w14:paraId="6CC56099" w14:textId="391656F2" w:rsidR="009812F9" w:rsidRPr="009812F9" w:rsidRDefault="00DF6988" w:rsidP="009812F9">
      <w:pPr>
        <w:pStyle w:val="ListParagraph"/>
        <w:numPr>
          <w:ilvl w:val="0"/>
          <w:numId w:val="2"/>
        </w:numPr>
        <w:ind w:left="900"/>
        <w:rPr>
          <w:rFonts w:ascii="Calibri" w:hAnsi="Calibri" w:cs="Calibri"/>
          <w:b/>
          <w:bCs/>
          <w:color w:val="000000" w:themeColor="text1"/>
        </w:rPr>
      </w:pPr>
      <w:r w:rsidRPr="009812F9">
        <w:rPr>
          <w:rFonts w:ascii="Calibri" w:hAnsi="Calibri" w:cs="Calibri"/>
          <w:color w:val="000000" w:themeColor="text1"/>
        </w:rPr>
        <w:t>Increased user activation and retention by mapping AI-driven customer journeys, eliminating high-friction points.</w:t>
      </w:r>
      <w:r w:rsidRPr="009812F9">
        <w:rPr>
          <w:rFonts w:ascii="Calibri" w:hAnsi="Calibri" w:cs="Calibri"/>
          <w:color w:val="000000" w:themeColor="text1"/>
        </w:rPr>
        <w:br/>
        <w:t>Consulted CEO on narrowing the Serviceable Obtainable Market (SOM) by focusing on niche, high-value prospects ready for AI-driven automation.</w:t>
      </w:r>
      <w:r w:rsidRPr="009812F9">
        <w:rPr>
          <w:rFonts w:ascii="Calibri" w:hAnsi="Calibri" w:cs="Calibri"/>
          <w:color w:val="000000" w:themeColor="text1"/>
        </w:rPr>
        <w:br/>
        <w:t>Spearheaded the customization and deployment of autonomous conversational agents within Got It AI’s NLU/Dialog Manager and third-party platforms, enhancing CX automation for enterprise clients.</w:t>
      </w:r>
      <w:r w:rsidRPr="009812F9">
        <w:rPr>
          <w:rFonts w:ascii="Calibri" w:hAnsi="Calibri" w:cs="Calibri"/>
          <w:color w:val="000000" w:themeColor="text1"/>
        </w:rPr>
        <w:br/>
        <w:t>Collaborated cross-functionally with engineering and design teams to refine AI dialog paths, improving automation accuracy and user satisfaction.</w:t>
      </w:r>
    </w:p>
    <w:p w14:paraId="3DA2BFDE" w14:textId="16163394" w:rsidR="009812F9" w:rsidRPr="009812F9" w:rsidRDefault="00812E5A" w:rsidP="009812F9">
      <w:pPr>
        <w:pStyle w:val="ListParagraph"/>
        <w:numPr>
          <w:ilvl w:val="0"/>
          <w:numId w:val="2"/>
        </w:numPr>
        <w:ind w:left="900"/>
        <w:rPr>
          <w:rFonts w:ascii="Calibri" w:hAnsi="Calibri" w:cs="Calibri"/>
          <w:b/>
          <w:bCs/>
          <w:color w:val="000000" w:themeColor="text1"/>
        </w:rPr>
      </w:pPr>
      <w:r w:rsidRPr="009812F9">
        <w:rPr>
          <w:rFonts w:ascii="Calibri" w:hAnsi="Calibri" w:cs="Calibri"/>
          <w:b/>
          <w:bCs/>
          <w:color w:val="000000" w:themeColor="text1"/>
        </w:rPr>
        <w:t>Refined AI-powered virtual agent frameworks for large enterprises, increasing containment rates and automation accuracy, while driving user engagement and retention through personalized CX journeys.</w:t>
      </w:r>
    </w:p>
    <w:p w14:paraId="40D333A3" w14:textId="24CF3EA3" w:rsidR="00421298" w:rsidRPr="009812F9" w:rsidRDefault="00A76CAD" w:rsidP="009812F9">
      <w:pPr>
        <w:pStyle w:val="ListParagraph"/>
        <w:numPr>
          <w:ilvl w:val="0"/>
          <w:numId w:val="2"/>
        </w:numPr>
        <w:ind w:left="900"/>
        <w:rPr>
          <w:rFonts w:ascii="Calibri" w:hAnsi="Calibri" w:cs="Calibri"/>
          <w:b/>
          <w:bCs/>
          <w:color w:val="000000" w:themeColor="text1"/>
        </w:rPr>
      </w:pPr>
      <w:r w:rsidRPr="009812F9">
        <w:rPr>
          <w:rFonts w:ascii="Calibri" w:hAnsi="Calibri" w:cs="Calibri"/>
          <w:b/>
          <w:bCs/>
          <w:color w:val="000000" w:themeColor="text1"/>
        </w:rPr>
        <w:t>Conversational AI | Increased activation and retention by drafting the optimal happy path for users, resolving high-friction points in unique customer journeys.</w:t>
      </w:r>
      <w:r w:rsidRPr="009812F9">
        <w:rPr>
          <w:rFonts w:ascii="Calibri" w:hAnsi="Calibri" w:cs="Calibri"/>
          <w:b/>
          <w:bCs/>
          <w:color w:val="000000" w:themeColor="text1"/>
        </w:rPr>
        <w:br/>
        <w:t>Strategic Positioning | Consulted the CEO on narrowing Serviceable Obtainable Market (SOM) to high-value prospects, refining the go-to-market strategy for AI-driven customer service solutions.</w:t>
      </w:r>
      <w:r w:rsidRPr="009812F9">
        <w:rPr>
          <w:rFonts w:ascii="Calibri" w:hAnsi="Calibri" w:cs="Calibri"/>
          <w:b/>
          <w:bCs/>
          <w:color w:val="000000" w:themeColor="text1"/>
        </w:rPr>
        <w:br/>
        <w:t>AI-powered Innovation | Led product design for AI agent dialog path verification, reducing time to deploy automation by 50%, enabling scalable virtual agents across multiple enterprises.</w:t>
      </w:r>
    </w:p>
    <w:p w14:paraId="5352E3E1" w14:textId="77777777" w:rsidR="00400717" w:rsidRDefault="00400717" w:rsidP="00400717">
      <w:pPr>
        <w:tabs>
          <w:tab w:val="right" w:pos="10080"/>
        </w:tabs>
        <w:autoSpaceDE w:val="0"/>
        <w:autoSpaceDN w:val="0"/>
        <w:adjustRightInd w:val="0"/>
        <w:ind w:left="180"/>
        <w:rPr>
          <w:rFonts w:ascii="Calibri" w:hAnsi="Calibri" w:cs="Calibri"/>
          <w:color w:val="000000" w:themeColor="text1"/>
          <w:sz w:val="22"/>
          <w:szCs w:val="22"/>
        </w:rPr>
      </w:pPr>
      <w:r>
        <w:rPr>
          <w:rFonts w:ascii="Calibri" w:eastAsiaTheme="minorEastAsia" w:hAnsi="Calibri" w:cs="Calibri"/>
          <w:i/>
          <w:color w:val="000000" w:themeColor="text1"/>
          <w:sz w:val="22"/>
          <w:szCs w:val="22"/>
        </w:rPr>
        <w:t>Hired to redefine product tiers and relaunch Membership initiative to expand TAM and increase subscriptions.</w:t>
      </w:r>
      <w:r>
        <w:rPr>
          <w:rFonts w:ascii="Calibri" w:hAnsi="Calibri" w:cs="Calibri"/>
          <w:color w:val="000000" w:themeColor="text1"/>
          <w:sz w:val="22"/>
          <w:szCs w:val="22"/>
        </w:rPr>
        <w:t xml:space="preserve"> </w:t>
      </w:r>
    </w:p>
    <w:p w14:paraId="2DFD00A3" w14:textId="77777777" w:rsidR="00400717"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 xml:space="preserve">Increased ARPU 37% within 6 months post launch by re-designing new “Membership” concept. </w:t>
      </w:r>
    </w:p>
    <w:p w14:paraId="5E0E3525" w14:textId="77777777" w:rsidR="00400717" w:rsidRPr="002D12FD" w:rsidRDefault="00400717" w:rsidP="00400717">
      <w:pPr>
        <w:pStyle w:val="ListParagraph"/>
        <w:numPr>
          <w:ilvl w:val="0"/>
          <w:numId w:val="2"/>
        </w:numPr>
        <w:tabs>
          <w:tab w:val="right" w:pos="10080"/>
        </w:tabs>
        <w:ind w:left="540" w:right="-36" w:hanging="180"/>
        <w:jc w:val="both"/>
        <w:rPr>
          <w:rFonts w:ascii="Calibri" w:hAnsi="Calibri" w:cs="Calibri"/>
          <w:b/>
          <w:bCs/>
          <w:color w:val="000000" w:themeColor="text1"/>
          <w:sz w:val="22"/>
          <w:szCs w:val="22"/>
        </w:rPr>
      </w:pPr>
      <w:r w:rsidRPr="002D12FD">
        <w:rPr>
          <w:rFonts w:ascii="Calibri" w:hAnsi="Calibri" w:cs="Calibri"/>
          <w:color w:val="000000" w:themeColor="text1"/>
          <w:sz w:val="22"/>
          <w:szCs w:val="22"/>
        </w:rPr>
        <w:t xml:space="preserve">Boosted </w:t>
      </w:r>
      <w:r>
        <w:rPr>
          <w:rFonts w:ascii="Calibri" w:hAnsi="Calibri" w:cs="Calibri"/>
          <w:color w:val="000000" w:themeColor="text1"/>
          <w:sz w:val="22"/>
          <w:szCs w:val="22"/>
        </w:rPr>
        <w:t xml:space="preserve">MarCom </w:t>
      </w:r>
      <w:r w:rsidRPr="002D12FD">
        <w:rPr>
          <w:rFonts w:ascii="Calibri" w:hAnsi="Calibri" w:cs="Calibri"/>
          <w:color w:val="000000" w:themeColor="text1"/>
          <w:sz w:val="22"/>
          <w:szCs w:val="22"/>
        </w:rPr>
        <w:t>click-through rate by 2400% by creating in-app customer engagement channe</w:t>
      </w:r>
      <w:r>
        <w:rPr>
          <w:rFonts w:ascii="Calibri" w:hAnsi="Calibri" w:cs="Calibri"/>
          <w:color w:val="000000" w:themeColor="text1"/>
          <w:sz w:val="22"/>
          <w:szCs w:val="22"/>
        </w:rPr>
        <w:t>l.</w:t>
      </w:r>
    </w:p>
    <w:p w14:paraId="5389D915" w14:textId="77777777" w:rsidR="00400717" w:rsidRPr="006D1ABD" w:rsidRDefault="00400717" w:rsidP="00400717">
      <w:pPr>
        <w:tabs>
          <w:tab w:val="right" w:pos="10080"/>
        </w:tabs>
        <w:autoSpaceDE w:val="0"/>
        <w:autoSpaceDN w:val="0"/>
        <w:adjustRightInd w:val="0"/>
        <w:ind w:left="180"/>
        <w:rPr>
          <w:rFonts w:ascii="Calibri" w:hAnsi="Calibri" w:cs="Calibri"/>
          <w:b/>
          <w:bCs/>
          <w:i/>
          <w:iCs/>
          <w:color w:val="000000" w:themeColor="text1"/>
          <w:sz w:val="22"/>
          <w:szCs w:val="22"/>
        </w:rPr>
      </w:pPr>
      <w:r>
        <w:rPr>
          <w:rFonts w:ascii="Calibri" w:hAnsi="Calibri" w:cs="Calibri"/>
          <w:i/>
          <w:iCs/>
          <w:color w:val="000000"/>
          <w:sz w:val="22"/>
          <w:szCs w:val="22"/>
        </w:rPr>
        <w:t>Seed-funded conversational AI startup searching for problem/solution fit and early validation.</w:t>
      </w:r>
    </w:p>
    <w:p w14:paraId="6A59E912" w14:textId="77777777" w:rsidR="00400717"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Drafted users’ happy path to increase activation and retention by resolving highest friction points.</w:t>
      </w:r>
    </w:p>
    <w:p w14:paraId="164F4DB4" w14:textId="77777777" w:rsidR="00400717"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Consulted CEO on narrowing SOM to target niche prospects with high willingness to pay based on signal from user interviews and industry research.</w:t>
      </w:r>
    </w:p>
    <w:p w14:paraId="33231C55" w14:textId="77777777" w:rsidR="00400717" w:rsidRPr="00A60150" w:rsidRDefault="00400717" w:rsidP="00400717">
      <w:pPr>
        <w:tabs>
          <w:tab w:val="right" w:pos="10080"/>
        </w:tabs>
        <w:autoSpaceDE w:val="0"/>
        <w:autoSpaceDN w:val="0"/>
        <w:adjustRightInd w:val="0"/>
        <w:ind w:left="180"/>
        <w:rPr>
          <w:rFonts w:ascii="Calibri" w:hAnsi="Calibri" w:cs="Calibri"/>
          <w:i/>
          <w:iCs/>
          <w:color w:val="000000"/>
          <w:sz w:val="22"/>
          <w:szCs w:val="22"/>
        </w:rPr>
      </w:pPr>
      <w:r>
        <w:rPr>
          <w:rFonts w:ascii="Calibri" w:hAnsi="Calibri" w:cs="Calibri"/>
          <w:i/>
          <w:iCs/>
          <w:color w:val="000000"/>
          <w:sz w:val="22"/>
          <w:szCs w:val="22"/>
        </w:rPr>
        <w:lastRenderedPageBreak/>
        <w:t>Startup simplifying financing programs for homeowners and contractors in residential construction industry.</w:t>
      </w:r>
    </w:p>
    <w:p w14:paraId="6502B561" w14:textId="77777777" w:rsidR="00400717" w:rsidRDefault="00400717" w:rsidP="00400717">
      <w:pPr>
        <w:pStyle w:val="ListParagraph"/>
        <w:numPr>
          <w:ilvl w:val="1"/>
          <w:numId w:val="2"/>
        </w:numPr>
        <w:ind w:right="900"/>
        <w:jc w:val="both"/>
        <w:rPr>
          <w:rFonts w:ascii="Calibri" w:hAnsi="Calibri" w:cs="Calibri"/>
          <w:color w:val="000000" w:themeColor="text1"/>
          <w:sz w:val="22"/>
          <w:szCs w:val="22"/>
        </w:rPr>
      </w:pPr>
      <w:r w:rsidRPr="005F556D">
        <w:rPr>
          <w:rFonts w:ascii="Calibri" w:hAnsi="Calibri" w:cs="Calibri"/>
          <w:color w:val="000000" w:themeColor="text1"/>
          <w:sz w:val="22"/>
          <w:szCs w:val="22"/>
        </w:rPr>
        <w:t xml:space="preserve">Co-authored product strategy with CEO, devised </w:t>
      </w:r>
      <w:r>
        <w:rPr>
          <w:rFonts w:ascii="Calibri" w:hAnsi="Calibri" w:cs="Calibri"/>
          <w:color w:val="000000" w:themeColor="text1"/>
          <w:sz w:val="22"/>
          <w:szCs w:val="22"/>
        </w:rPr>
        <w:t xml:space="preserve">iterative experiments to </w:t>
      </w:r>
      <w:r w:rsidRPr="005F556D">
        <w:rPr>
          <w:rFonts w:ascii="Calibri" w:hAnsi="Calibri" w:cs="Calibri"/>
          <w:color w:val="000000" w:themeColor="text1"/>
          <w:sz w:val="22"/>
          <w:szCs w:val="22"/>
        </w:rPr>
        <w:t>MVP</w:t>
      </w:r>
      <w:r>
        <w:rPr>
          <w:rFonts w:ascii="Calibri" w:hAnsi="Calibri" w:cs="Calibri"/>
          <w:color w:val="000000" w:themeColor="text1"/>
          <w:sz w:val="22"/>
          <w:szCs w:val="22"/>
        </w:rPr>
        <w:t xml:space="preserve">, growing </w:t>
      </w:r>
      <w:r w:rsidRPr="005F556D">
        <w:rPr>
          <w:rFonts w:ascii="Calibri" w:hAnsi="Calibri" w:cs="Calibri"/>
          <w:color w:val="000000" w:themeColor="text1"/>
          <w:sz w:val="22"/>
          <w:szCs w:val="22"/>
        </w:rPr>
        <w:t>from 0 to 1,400 users with a 98% retention rate and 28% conversion from freemium to paid.</w:t>
      </w:r>
    </w:p>
    <w:p w14:paraId="33F53589" w14:textId="77777777" w:rsidR="00400717" w:rsidRPr="00FC3698" w:rsidRDefault="00400717" w:rsidP="00400717">
      <w:pPr>
        <w:pStyle w:val="ListParagraph"/>
        <w:numPr>
          <w:ilvl w:val="1"/>
          <w:numId w:val="2"/>
        </w:numPr>
        <w:ind w:right="900"/>
        <w:jc w:val="both"/>
        <w:rPr>
          <w:rFonts w:ascii="Calibri" w:hAnsi="Calibri" w:cs="Calibri"/>
          <w:color w:val="0070C0"/>
          <w:sz w:val="22"/>
          <w:szCs w:val="22"/>
        </w:rPr>
      </w:pPr>
      <w:r w:rsidRPr="00FC3698">
        <w:rPr>
          <w:rFonts w:ascii="Calibri" w:hAnsi="Calibri" w:cs="Calibri"/>
          <w:color w:val="0070C0"/>
          <w:sz w:val="22"/>
          <w:szCs w:val="22"/>
        </w:rPr>
        <w:t>Co-authored product strategy with CEO, devised MVP and used iterative experimentation to grow from 0 to 1,400 users with a 98% retention rate and 28% conversion from freemium to paid.</w:t>
      </w:r>
    </w:p>
    <w:p w14:paraId="6113A6CE" w14:textId="77777777" w:rsidR="00400717" w:rsidRPr="006D1ABD" w:rsidRDefault="00400717" w:rsidP="00400717">
      <w:pPr>
        <w:pStyle w:val="ListParagraph"/>
        <w:numPr>
          <w:ilvl w:val="1"/>
          <w:numId w:val="2"/>
        </w:numPr>
        <w:ind w:right="900"/>
        <w:jc w:val="both"/>
        <w:rPr>
          <w:rFonts w:ascii="Calibri" w:hAnsi="Calibri" w:cs="Calibri"/>
          <w:color w:val="000000" w:themeColor="text1"/>
          <w:sz w:val="22"/>
          <w:szCs w:val="22"/>
        </w:rPr>
      </w:pPr>
      <w:r w:rsidRPr="006D1ABD">
        <w:rPr>
          <w:rFonts w:ascii="Calibri" w:hAnsi="Calibri" w:cs="Calibri"/>
          <w:color w:val="000000" w:themeColor="text1"/>
          <w:sz w:val="22"/>
          <w:szCs w:val="22"/>
        </w:rPr>
        <w:t>Mentored CEO through product/market fit and go-to-market</w:t>
      </w:r>
      <w:r>
        <w:rPr>
          <w:rFonts w:ascii="Calibri" w:hAnsi="Calibri" w:cs="Calibri"/>
          <w:color w:val="000000" w:themeColor="text1"/>
          <w:sz w:val="22"/>
          <w:szCs w:val="22"/>
        </w:rPr>
        <w:t>, using iterative experimentation to grow customer conversion from 0 to 1,400 users with a 28% conversion from freemium to paid.</w:t>
      </w:r>
    </w:p>
    <w:p w14:paraId="49F3051A" w14:textId="77777777" w:rsidR="00400717" w:rsidRPr="00931D64"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sidRPr="00931D64">
        <w:rPr>
          <w:rFonts w:ascii="Calibri" w:hAnsi="Calibri" w:cs="Calibri"/>
          <w:color w:val="000000" w:themeColor="text1"/>
          <w:sz w:val="22"/>
          <w:szCs w:val="22"/>
        </w:rPr>
        <w:t>Increased revenue 70% while sustaining 98% retention rate through iterative pricing experiments.</w:t>
      </w:r>
    </w:p>
    <w:p w14:paraId="0B178F3D" w14:textId="77777777" w:rsidR="00400717" w:rsidRPr="00905786" w:rsidRDefault="00400717" w:rsidP="00400717">
      <w:pPr>
        <w:widowControl w:val="0"/>
        <w:numPr>
          <w:ilvl w:val="1"/>
          <w:numId w:val="2"/>
        </w:numPr>
        <w:autoSpaceDE w:val="0"/>
        <w:autoSpaceDN w:val="0"/>
        <w:adjustRightInd w:val="0"/>
        <w:rPr>
          <w:rFonts w:ascii="Calibri" w:hAnsi="Calibri" w:cs="Calibri"/>
          <w:color w:val="000000" w:themeColor="text1"/>
          <w:sz w:val="22"/>
          <w:szCs w:val="22"/>
        </w:rPr>
      </w:pPr>
      <w:r>
        <w:rPr>
          <w:rFonts w:ascii="Calibri" w:hAnsi="Calibri" w:cs="Calibri"/>
          <w:color w:val="000000" w:themeColor="text1"/>
          <w:sz w:val="22"/>
          <w:szCs w:val="22"/>
        </w:rPr>
        <w:t>Increased revenue 70% while maintaining 98% retention rate through iterative pricing experiments.</w:t>
      </w:r>
    </w:p>
    <w:p w14:paraId="21DED401" w14:textId="77777777" w:rsidR="00400717" w:rsidRPr="009B566D" w:rsidRDefault="00400717" w:rsidP="00400717">
      <w:pPr>
        <w:pStyle w:val="ListParagraph"/>
        <w:numPr>
          <w:ilvl w:val="0"/>
          <w:numId w:val="2"/>
        </w:numPr>
        <w:ind w:left="540" w:right="1440" w:hanging="180"/>
        <w:jc w:val="both"/>
        <w:rPr>
          <w:rFonts w:ascii="Calibri" w:hAnsi="Calibri" w:cs="Calibri"/>
          <w:color w:val="000000" w:themeColor="text1"/>
          <w:sz w:val="22"/>
          <w:szCs w:val="22"/>
        </w:rPr>
      </w:pPr>
      <w:r w:rsidRPr="006D1ABD">
        <w:rPr>
          <w:rFonts w:ascii="Calibri" w:hAnsi="Calibri" w:cs="Calibri"/>
          <w:color w:val="000000"/>
          <w:sz w:val="22"/>
          <w:szCs w:val="22"/>
        </w:rPr>
        <w:t xml:space="preserve">Proposed remote-first work culture and </w:t>
      </w:r>
      <w:r>
        <w:rPr>
          <w:rFonts w:ascii="Calibri" w:hAnsi="Calibri" w:cs="Calibri"/>
          <w:color w:val="000000"/>
          <w:sz w:val="22"/>
          <w:szCs w:val="22"/>
        </w:rPr>
        <w:t xml:space="preserve">guided founders </w:t>
      </w:r>
      <w:r w:rsidRPr="006D1ABD">
        <w:rPr>
          <w:rFonts w:ascii="Calibri" w:hAnsi="Calibri" w:cs="Calibri"/>
          <w:color w:val="000000"/>
          <w:sz w:val="22"/>
          <w:szCs w:val="22"/>
        </w:rPr>
        <w:t>through conversion that improved morale, retained key early employees, and expanded hiring opportunities.</w:t>
      </w:r>
    </w:p>
    <w:p w14:paraId="7C77F0B8" w14:textId="77777777" w:rsidR="00400717" w:rsidRDefault="00400717" w:rsidP="00400717">
      <w:pPr>
        <w:pStyle w:val="ListParagraph"/>
        <w:numPr>
          <w:ilvl w:val="0"/>
          <w:numId w:val="2"/>
        </w:numPr>
        <w:ind w:left="540" w:right="1440" w:hanging="180"/>
        <w:jc w:val="both"/>
        <w:rPr>
          <w:rFonts w:ascii="Calibri" w:hAnsi="Calibri" w:cs="Calibri"/>
          <w:color w:val="FF0000"/>
          <w:sz w:val="22"/>
          <w:szCs w:val="22"/>
        </w:rPr>
      </w:pPr>
      <w:r>
        <w:rPr>
          <w:rFonts w:ascii="Calibri" w:hAnsi="Calibri" w:cs="Calibri"/>
          <w:color w:val="FF0000"/>
          <w:sz w:val="22"/>
          <w:szCs w:val="22"/>
        </w:rPr>
        <w:t>Retained 3 key employees and hired 2  on budget by adopting remote-first culture</w:t>
      </w:r>
    </w:p>
    <w:p w14:paraId="205AB231" w14:textId="77777777" w:rsidR="00400717" w:rsidRDefault="00400717" w:rsidP="00400717">
      <w:pPr>
        <w:pStyle w:val="ListParagraph"/>
        <w:numPr>
          <w:ilvl w:val="0"/>
          <w:numId w:val="2"/>
        </w:numPr>
        <w:ind w:left="540" w:right="1440" w:hanging="180"/>
        <w:jc w:val="both"/>
        <w:rPr>
          <w:rFonts w:ascii="Calibri" w:hAnsi="Calibri" w:cs="Calibri"/>
          <w:color w:val="FF0000"/>
          <w:sz w:val="22"/>
          <w:szCs w:val="22"/>
        </w:rPr>
      </w:pPr>
      <w:r>
        <w:rPr>
          <w:rFonts w:ascii="Calibri" w:hAnsi="Calibri" w:cs="Calibri"/>
          <w:color w:val="FF0000"/>
          <w:sz w:val="22"/>
          <w:szCs w:val="22"/>
        </w:rPr>
        <w:t xml:space="preserve"> Established </w:t>
      </w:r>
      <w:r w:rsidRPr="00092F2F">
        <w:rPr>
          <w:rFonts w:ascii="Calibri" w:hAnsi="Calibri" w:cs="Calibri"/>
          <w:color w:val="FF0000"/>
          <w:sz w:val="22"/>
          <w:szCs w:val="22"/>
        </w:rPr>
        <w:t xml:space="preserve">remote-first culture </w:t>
      </w:r>
      <w:r>
        <w:rPr>
          <w:rFonts w:ascii="Calibri" w:hAnsi="Calibri" w:cs="Calibri"/>
          <w:color w:val="FF0000"/>
          <w:sz w:val="22"/>
          <w:szCs w:val="22"/>
        </w:rPr>
        <w:t>to retain 3 employees and hire +2 headcount on budget.</w:t>
      </w:r>
    </w:p>
    <w:p w14:paraId="5272B247" w14:textId="77777777" w:rsidR="00400717" w:rsidRPr="006D1ABD" w:rsidRDefault="00400717" w:rsidP="00400717">
      <w:pPr>
        <w:pStyle w:val="ListParagraph"/>
        <w:numPr>
          <w:ilvl w:val="0"/>
          <w:numId w:val="2"/>
        </w:numPr>
        <w:ind w:left="540" w:right="1440" w:hanging="180"/>
        <w:jc w:val="both"/>
        <w:rPr>
          <w:rFonts w:ascii="Calibri" w:hAnsi="Calibri" w:cs="Calibri"/>
          <w:color w:val="000000" w:themeColor="text1"/>
          <w:sz w:val="22"/>
          <w:szCs w:val="22"/>
        </w:rPr>
      </w:pPr>
    </w:p>
    <w:p w14:paraId="022837E8" w14:textId="77777777" w:rsidR="00400717" w:rsidRPr="00F55B4C" w:rsidRDefault="00400717" w:rsidP="00400717">
      <w:pPr>
        <w:tabs>
          <w:tab w:val="right" w:pos="10080"/>
        </w:tabs>
        <w:autoSpaceDE w:val="0"/>
        <w:autoSpaceDN w:val="0"/>
        <w:adjustRightInd w:val="0"/>
        <w:ind w:left="180"/>
        <w:rPr>
          <w:rFonts w:ascii="Calibri" w:hAnsi="Calibri" w:cs="Calibri"/>
          <w:b/>
          <w:bCs/>
          <w:i/>
          <w:iCs/>
          <w:color w:val="ED7D31" w:themeColor="accent2"/>
          <w:sz w:val="22"/>
          <w:szCs w:val="22"/>
        </w:rPr>
      </w:pPr>
      <w:r w:rsidRPr="00F55B4C">
        <w:rPr>
          <w:rFonts w:ascii="Calibri" w:hAnsi="Calibri" w:cs="Calibri"/>
          <w:b/>
          <w:bCs/>
          <w:i/>
          <w:iCs/>
          <w:color w:val="ED7D31" w:themeColor="accent2"/>
          <w:sz w:val="22"/>
          <w:szCs w:val="22"/>
        </w:rPr>
        <w:t>Note: Mention something about working on L2 solutions</w:t>
      </w:r>
    </w:p>
    <w:p w14:paraId="5BF5777A" w14:textId="77777777" w:rsidR="00400717" w:rsidRPr="006D1ABD" w:rsidRDefault="00400717" w:rsidP="00400717">
      <w:pPr>
        <w:tabs>
          <w:tab w:val="right" w:pos="10080"/>
        </w:tabs>
        <w:autoSpaceDE w:val="0"/>
        <w:autoSpaceDN w:val="0"/>
        <w:adjustRightInd w:val="0"/>
        <w:ind w:left="180"/>
        <w:rPr>
          <w:rFonts w:ascii="Calibri" w:hAnsi="Calibri" w:cs="Calibri"/>
          <w:b/>
          <w:bCs/>
          <w:i/>
          <w:iCs/>
          <w:color w:val="000000" w:themeColor="text1"/>
          <w:sz w:val="22"/>
          <w:szCs w:val="22"/>
        </w:rPr>
      </w:pPr>
      <w:r w:rsidRPr="006D1ABD">
        <w:rPr>
          <w:rFonts w:ascii="Calibri" w:hAnsi="Calibri" w:cs="Calibri"/>
          <w:i/>
          <w:iCs/>
          <w:color w:val="000000"/>
          <w:sz w:val="22"/>
          <w:szCs w:val="22"/>
        </w:rPr>
        <w:t>Decentralized, social profile data marketplace with 1 million users leveraging Ethereum blockchain.</w:t>
      </w:r>
    </w:p>
    <w:p w14:paraId="72F56600" w14:textId="77777777" w:rsidR="00400717"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sidRPr="00E57F72">
        <w:rPr>
          <w:rFonts w:ascii="Calibri" w:hAnsi="Calibri" w:cs="Calibri"/>
          <w:color w:val="000000" w:themeColor="text1"/>
          <w:sz w:val="22"/>
          <w:szCs w:val="22"/>
        </w:rPr>
        <w:t>Accelerated path to revenue by 3 years</w:t>
      </w:r>
      <w:r>
        <w:rPr>
          <w:rFonts w:ascii="Calibri" w:hAnsi="Calibri" w:cs="Calibri"/>
          <w:color w:val="000000" w:themeColor="text1"/>
          <w:sz w:val="22"/>
          <w:szCs w:val="22"/>
        </w:rPr>
        <w:t xml:space="preserve"> through pivot to focus on </w:t>
      </w:r>
      <w:r w:rsidRPr="00E57F72">
        <w:rPr>
          <w:rFonts w:ascii="Calibri" w:hAnsi="Calibri" w:cs="Calibri"/>
          <w:color w:val="000000" w:themeColor="text1"/>
          <w:sz w:val="22"/>
          <w:szCs w:val="22"/>
        </w:rPr>
        <w:t xml:space="preserve">strategic partnerships that enabled go-to-market of long-term </w:t>
      </w:r>
      <w:r>
        <w:rPr>
          <w:rFonts w:ascii="Calibri" w:hAnsi="Calibri" w:cs="Calibri"/>
          <w:color w:val="000000" w:themeColor="text1"/>
          <w:sz w:val="22"/>
          <w:szCs w:val="22"/>
        </w:rPr>
        <w:t>D2C</w:t>
      </w:r>
      <w:r w:rsidRPr="00E57F72">
        <w:rPr>
          <w:rFonts w:ascii="Calibri" w:hAnsi="Calibri" w:cs="Calibri"/>
          <w:color w:val="000000" w:themeColor="text1"/>
          <w:sz w:val="22"/>
          <w:szCs w:val="22"/>
        </w:rPr>
        <w:t xml:space="preserve"> vision. </w:t>
      </w:r>
    </w:p>
    <w:p w14:paraId="4B57074F" w14:textId="77777777" w:rsidR="00400717"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sidRPr="00E57F72">
        <w:rPr>
          <w:rFonts w:ascii="Calibri" w:hAnsi="Calibri" w:cs="Calibri"/>
          <w:color w:val="000000" w:themeColor="text1"/>
          <w:sz w:val="22"/>
          <w:szCs w:val="22"/>
        </w:rPr>
        <w:t xml:space="preserve">Accelerated path to revenue by 3 years through pivot to adjacent </w:t>
      </w:r>
      <w:r>
        <w:rPr>
          <w:rFonts w:ascii="Calibri" w:hAnsi="Calibri" w:cs="Calibri"/>
          <w:color w:val="000000" w:themeColor="text1"/>
          <w:sz w:val="22"/>
          <w:szCs w:val="22"/>
        </w:rPr>
        <w:t>market</w:t>
      </w:r>
      <w:r w:rsidRPr="00E57F72">
        <w:rPr>
          <w:rFonts w:ascii="Calibri" w:hAnsi="Calibri" w:cs="Calibri"/>
          <w:color w:val="000000" w:themeColor="text1"/>
          <w:sz w:val="22"/>
          <w:szCs w:val="22"/>
        </w:rPr>
        <w:t xml:space="preserve">, focused on developing strategic partnerships that enabled go-to-market of long-term B2C vision. </w:t>
      </w:r>
    </w:p>
    <w:p w14:paraId="64C03E89" w14:textId="77777777" w:rsidR="00400717" w:rsidRPr="00E6194D" w:rsidRDefault="00400717" w:rsidP="00400717">
      <w:pPr>
        <w:pStyle w:val="ListParagraph"/>
        <w:numPr>
          <w:ilvl w:val="0"/>
          <w:numId w:val="2"/>
        </w:numPr>
        <w:ind w:left="540" w:right="1440" w:hanging="180"/>
        <w:jc w:val="both"/>
        <w:rPr>
          <w:rFonts w:ascii="Calibri" w:hAnsi="Calibri" w:cs="Calibri"/>
          <w:color w:val="FF0000"/>
          <w:sz w:val="22"/>
          <w:szCs w:val="22"/>
        </w:rPr>
      </w:pPr>
      <w:r w:rsidRPr="00E6194D">
        <w:rPr>
          <w:rFonts w:ascii="Calibri" w:hAnsi="Calibri" w:cs="Calibri"/>
          <w:color w:val="FF0000"/>
          <w:sz w:val="22"/>
          <w:szCs w:val="22"/>
        </w:rPr>
        <w:t>Accelerated path to revenue from 3 years to 1 year, solving deep budget constraints by formulating new product offering and expanding business model to include B2B sales.</w:t>
      </w:r>
    </w:p>
    <w:p w14:paraId="3E2BE9A2" w14:textId="77777777" w:rsidR="00400717" w:rsidRPr="00E6194D" w:rsidRDefault="00400717" w:rsidP="00400717">
      <w:pPr>
        <w:pStyle w:val="ListParagraph"/>
        <w:numPr>
          <w:ilvl w:val="0"/>
          <w:numId w:val="2"/>
        </w:numPr>
        <w:ind w:left="540" w:right="1440" w:hanging="180"/>
        <w:jc w:val="both"/>
        <w:rPr>
          <w:rFonts w:ascii="Calibri" w:hAnsi="Calibri" w:cs="Calibri"/>
          <w:color w:val="FF0000"/>
          <w:sz w:val="22"/>
          <w:szCs w:val="22"/>
        </w:rPr>
      </w:pPr>
      <w:r w:rsidRPr="00E6194D">
        <w:rPr>
          <w:rFonts w:ascii="Calibri" w:hAnsi="Calibri" w:cs="Calibri"/>
          <w:color w:val="FF0000"/>
          <w:sz w:val="22"/>
          <w:szCs w:val="22"/>
        </w:rPr>
        <w:t xml:space="preserve">Accelerated path to revenue </w:t>
      </w:r>
      <w:r>
        <w:rPr>
          <w:rFonts w:ascii="Calibri" w:hAnsi="Calibri" w:cs="Calibri"/>
          <w:color w:val="FF0000"/>
          <w:sz w:val="22"/>
          <w:szCs w:val="22"/>
        </w:rPr>
        <w:t>by 3 years</w:t>
      </w:r>
      <w:r w:rsidRPr="00E6194D">
        <w:rPr>
          <w:rFonts w:ascii="Calibri" w:hAnsi="Calibri" w:cs="Calibri"/>
          <w:color w:val="FF0000"/>
          <w:sz w:val="22"/>
          <w:szCs w:val="22"/>
        </w:rPr>
        <w:t xml:space="preserve"> </w:t>
      </w:r>
      <w:r>
        <w:rPr>
          <w:rFonts w:ascii="Calibri" w:hAnsi="Calibri" w:cs="Calibri"/>
          <w:color w:val="FF0000"/>
          <w:sz w:val="22"/>
          <w:szCs w:val="22"/>
        </w:rPr>
        <w:t>via additional</w:t>
      </w:r>
      <w:r w:rsidRPr="00E6194D">
        <w:rPr>
          <w:rFonts w:ascii="Calibri" w:hAnsi="Calibri" w:cs="Calibri"/>
          <w:color w:val="FF0000"/>
          <w:sz w:val="22"/>
          <w:szCs w:val="22"/>
        </w:rPr>
        <w:t xml:space="preserve"> product offering</w:t>
      </w:r>
      <w:r>
        <w:rPr>
          <w:rFonts w:ascii="Calibri" w:hAnsi="Calibri" w:cs="Calibri"/>
          <w:color w:val="FF0000"/>
          <w:sz w:val="22"/>
          <w:szCs w:val="22"/>
        </w:rPr>
        <w:t xml:space="preserve"> focused on developing strategic partnerships</w:t>
      </w:r>
      <w:r w:rsidRPr="00E6194D">
        <w:rPr>
          <w:rFonts w:ascii="Calibri" w:hAnsi="Calibri" w:cs="Calibri"/>
          <w:color w:val="FF0000"/>
          <w:sz w:val="22"/>
          <w:szCs w:val="22"/>
        </w:rPr>
        <w:t xml:space="preserve"> and expanding business model to include B2B sales.</w:t>
      </w:r>
    </w:p>
    <w:p w14:paraId="35AEB9DA" w14:textId="77777777" w:rsidR="00400717"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sidRPr="00BE678B">
        <w:rPr>
          <w:rFonts w:ascii="Calibri" w:hAnsi="Calibri" w:cs="Calibri"/>
          <w:color w:val="000000" w:themeColor="text1"/>
          <w:sz w:val="22"/>
          <w:szCs w:val="22"/>
        </w:rPr>
        <w:t xml:space="preserve">Raised retention 14% in 4 months by </w:t>
      </w:r>
      <w:r>
        <w:rPr>
          <w:rFonts w:ascii="Calibri" w:hAnsi="Calibri" w:cs="Calibri"/>
          <w:color w:val="000000" w:themeColor="text1"/>
          <w:sz w:val="22"/>
          <w:szCs w:val="22"/>
        </w:rPr>
        <w:t>reducing user friction</w:t>
      </w:r>
      <w:r w:rsidRPr="00BE678B">
        <w:rPr>
          <w:rFonts w:ascii="Calibri" w:hAnsi="Calibri" w:cs="Calibri"/>
          <w:color w:val="000000" w:themeColor="text1"/>
          <w:sz w:val="22"/>
          <w:szCs w:val="22"/>
        </w:rPr>
        <w:t xml:space="preserve"> through user</w:t>
      </w:r>
      <w:r>
        <w:rPr>
          <w:rFonts w:ascii="Calibri" w:hAnsi="Calibri" w:cs="Calibri"/>
          <w:color w:val="000000" w:themeColor="text1"/>
          <w:sz w:val="22"/>
          <w:szCs w:val="22"/>
        </w:rPr>
        <w:t xml:space="preserve"> rapid</w:t>
      </w:r>
      <w:r w:rsidRPr="00BE678B">
        <w:rPr>
          <w:rFonts w:ascii="Calibri" w:hAnsi="Calibri" w:cs="Calibri"/>
          <w:color w:val="000000" w:themeColor="text1"/>
          <w:sz w:val="22"/>
          <w:szCs w:val="22"/>
        </w:rPr>
        <w:t xml:space="preserve"> A/B testing.</w:t>
      </w:r>
    </w:p>
    <w:p w14:paraId="0B1CBD69" w14:textId="77777777" w:rsidR="00400717" w:rsidRPr="00574C2C" w:rsidRDefault="00400717" w:rsidP="00400717">
      <w:pPr>
        <w:pStyle w:val="ListParagraph"/>
        <w:numPr>
          <w:ilvl w:val="0"/>
          <w:numId w:val="2"/>
        </w:numPr>
        <w:ind w:left="540" w:right="900" w:hanging="180"/>
        <w:jc w:val="both"/>
        <w:rPr>
          <w:rFonts w:ascii="Calibri" w:hAnsi="Calibri" w:cs="Calibri"/>
          <w:b/>
          <w:bCs/>
          <w:color w:val="000000" w:themeColor="text1"/>
          <w:sz w:val="22"/>
          <w:szCs w:val="22"/>
        </w:rPr>
      </w:pPr>
      <w:r w:rsidRPr="00574C2C">
        <w:rPr>
          <w:rFonts w:ascii="Calibri" w:hAnsi="Calibri" w:cs="Calibri"/>
          <w:b/>
          <w:bCs/>
          <w:color w:val="000000" w:themeColor="text1"/>
          <w:sz w:val="22"/>
          <w:szCs w:val="22"/>
        </w:rPr>
        <w:t>Raised retention 14% in 4 months by improving conversion funnels and reducing friction in user onboarding through intensive user research and iterative multivariate experiments (A/B testing).</w:t>
      </w:r>
    </w:p>
    <w:p w14:paraId="689B171F" w14:textId="77777777" w:rsidR="00400717" w:rsidRPr="00C061B4" w:rsidRDefault="00400717" w:rsidP="00400717">
      <w:pPr>
        <w:pStyle w:val="ListParagraph"/>
        <w:numPr>
          <w:ilvl w:val="0"/>
          <w:numId w:val="2"/>
        </w:numPr>
        <w:ind w:left="540" w:right="900" w:hanging="180"/>
        <w:jc w:val="both"/>
        <w:rPr>
          <w:rFonts w:ascii="Calibri" w:hAnsi="Calibri" w:cs="Calibri"/>
          <w:color w:val="000000" w:themeColor="text1"/>
          <w:sz w:val="22"/>
          <w:szCs w:val="22"/>
        </w:rPr>
      </w:pPr>
    </w:p>
    <w:p w14:paraId="20D2E006" w14:textId="77777777" w:rsidR="00400717" w:rsidRPr="006D1ABD"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sidRPr="006D1ABD">
        <w:rPr>
          <w:rFonts w:ascii="Calibri" w:hAnsi="Calibri" w:cs="Calibri"/>
          <w:color w:val="000000" w:themeColor="text1"/>
          <w:sz w:val="22"/>
          <w:szCs w:val="22"/>
        </w:rPr>
        <w:t>Guided founders to adopt formalized strategic frameworks and rehabilitate their data platform.</w:t>
      </w:r>
    </w:p>
    <w:p w14:paraId="54E8FEE6" w14:textId="77777777" w:rsidR="00400717" w:rsidRPr="006D1ABD"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sidRPr="006D1ABD">
        <w:rPr>
          <w:rFonts w:ascii="Calibri" w:hAnsi="Calibri" w:cs="Calibri"/>
          <w:color w:val="000000" w:themeColor="text1"/>
          <w:sz w:val="22"/>
          <w:szCs w:val="22"/>
        </w:rPr>
        <w:t xml:space="preserve">Established cohesive product strategy, identified user needs, and a path to </w:t>
      </w:r>
      <w:r>
        <w:rPr>
          <w:rFonts w:ascii="Calibri" w:hAnsi="Calibri" w:cs="Calibri"/>
          <w:color w:val="000000" w:themeColor="text1"/>
          <w:sz w:val="22"/>
          <w:szCs w:val="22"/>
        </w:rPr>
        <w:t>monetization</w:t>
      </w:r>
      <w:r w:rsidRPr="006D1ABD">
        <w:rPr>
          <w:rFonts w:ascii="Calibri" w:hAnsi="Calibri" w:cs="Calibri"/>
          <w:color w:val="000000" w:themeColor="text1"/>
          <w:sz w:val="22"/>
          <w:szCs w:val="22"/>
        </w:rPr>
        <w:t>.</w:t>
      </w:r>
    </w:p>
    <w:p w14:paraId="0987AAA7" w14:textId="77777777" w:rsidR="00400717" w:rsidRPr="00C032F0" w:rsidRDefault="00400717" w:rsidP="00400717">
      <w:pPr>
        <w:pStyle w:val="ListParagraph"/>
        <w:numPr>
          <w:ilvl w:val="0"/>
          <w:numId w:val="2"/>
        </w:numPr>
        <w:ind w:left="540" w:right="900" w:hanging="180"/>
        <w:jc w:val="both"/>
        <w:rPr>
          <w:rFonts w:ascii="Calibri" w:hAnsi="Calibri" w:cs="Calibri"/>
          <w:color w:val="000000" w:themeColor="text1"/>
          <w:sz w:val="22"/>
          <w:szCs w:val="22"/>
        </w:rPr>
      </w:pPr>
      <w:r w:rsidRPr="00BE678B">
        <w:rPr>
          <w:rFonts w:ascii="Calibri" w:hAnsi="Calibri" w:cs="Calibri"/>
          <w:color w:val="000000" w:themeColor="text1"/>
          <w:sz w:val="22"/>
          <w:szCs w:val="22"/>
        </w:rPr>
        <w:t>Raised retention 14% in 4 months by improving conversion funnels and user onboarding through intensive</w:t>
      </w:r>
      <w:r>
        <w:rPr>
          <w:rFonts w:ascii="Calibri" w:hAnsi="Calibri" w:cs="Calibri"/>
          <w:color w:val="000000" w:themeColor="text1"/>
          <w:sz w:val="22"/>
          <w:szCs w:val="22"/>
        </w:rPr>
        <w:t xml:space="preserve"> post-release</w:t>
      </w:r>
      <w:r w:rsidRPr="00BE678B">
        <w:rPr>
          <w:rFonts w:ascii="Calibri" w:hAnsi="Calibri" w:cs="Calibri"/>
          <w:color w:val="000000" w:themeColor="text1"/>
          <w:sz w:val="22"/>
          <w:szCs w:val="22"/>
        </w:rPr>
        <w:t xml:space="preserve"> user </w:t>
      </w:r>
      <w:r>
        <w:rPr>
          <w:rFonts w:ascii="Calibri" w:hAnsi="Calibri" w:cs="Calibri"/>
          <w:color w:val="000000" w:themeColor="text1"/>
          <w:sz w:val="22"/>
          <w:szCs w:val="22"/>
        </w:rPr>
        <w:t>studies</w:t>
      </w:r>
      <w:r w:rsidRPr="00BE678B">
        <w:rPr>
          <w:rFonts w:ascii="Calibri" w:hAnsi="Calibri" w:cs="Calibri"/>
          <w:color w:val="000000" w:themeColor="text1"/>
          <w:sz w:val="22"/>
          <w:szCs w:val="22"/>
        </w:rPr>
        <w:t xml:space="preserve"> and </w:t>
      </w:r>
      <w:r>
        <w:rPr>
          <w:rFonts w:ascii="Calibri" w:hAnsi="Calibri" w:cs="Calibri"/>
          <w:color w:val="000000" w:themeColor="text1"/>
          <w:sz w:val="22"/>
          <w:szCs w:val="22"/>
        </w:rPr>
        <w:t>incremental</w:t>
      </w:r>
      <w:r w:rsidRPr="00BE678B">
        <w:rPr>
          <w:rFonts w:ascii="Calibri" w:hAnsi="Calibri" w:cs="Calibri"/>
          <w:color w:val="000000" w:themeColor="text1"/>
          <w:sz w:val="22"/>
          <w:szCs w:val="22"/>
        </w:rPr>
        <w:t xml:space="preserve"> </w:t>
      </w:r>
      <w:r>
        <w:rPr>
          <w:rFonts w:ascii="Calibri" w:hAnsi="Calibri" w:cs="Calibri"/>
          <w:color w:val="000000" w:themeColor="text1"/>
          <w:sz w:val="22"/>
          <w:szCs w:val="22"/>
        </w:rPr>
        <w:t>A/B testing.</w:t>
      </w:r>
    </w:p>
    <w:p w14:paraId="7DA3D91C" w14:textId="77777777" w:rsidR="00A71F9A" w:rsidRDefault="00A71F9A" w:rsidP="00A71F9A">
      <w:pPr>
        <w:outlineLvl w:val="0"/>
        <w:rPr>
          <w:i/>
        </w:rPr>
      </w:pPr>
      <w:r>
        <w:rPr>
          <w:i/>
        </w:rPr>
        <w:t>Ran Product for blockchain marketplace startup, focused on strategy, prod/market fit, &amp; path to revenue</w:t>
      </w:r>
    </w:p>
    <w:p w14:paraId="11CCF4A5" w14:textId="77777777" w:rsidR="00A71F9A" w:rsidRPr="00CA693E" w:rsidRDefault="00A71F9A" w:rsidP="00A71F9A">
      <w:pPr>
        <w:outlineLvl w:val="0"/>
        <w:rPr>
          <w:i/>
        </w:rPr>
      </w:pPr>
      <w:r w:rsidRPr="00CA693E">
        <w:rPr>
          <w:b/>
          <w:bCs/>
          <w:i/>
        </w:rPr>
        <w:t>Member of executive team in blockchain startup, focused on strategy, prod/mkt fit, &amp; revenue</w:t>
      </w:r>
    </w:p>
    <w:p w14:paraId="7ED21FF3" w14:textId="77777777" w:rsidR="00A71F9A" w:rsidRDefault="00A71F9A" w:rsidP="00A71F9A">
      <w:pPr>
        <w:pStyle w:val="ListParagraph"/>
        <w:numPr>
          <w:ilvl w:val="0"/>
          <w:numId w:val="5"/>
        </w:numPr>
        <w:ind w:right="900"/>
        <w:jc w:val="both"/>
        <w:rPr>
          <w:rFonts w:ascii="Calibri" w:hAnsi="Calibri" w:cs="Calibri"/>
          <w:color w:val="000000" w:themeColor="text1"/>
          <w:sz w:val="22"/>
          <w:szCs w:val="22"/>
        </w:rPr>
      </w:pPr>
      <w:r w:rsidRPr="00BE678B">
        <w:rPr>
          <w:rFonts w:ascii="Calibri" w:hAnsi="Calibri" w:cs="Calibri"/>
          <w:color w:val="000000" w:themeColor="text1"/>
          <w:sz w:val="22"/>
          <w:szCs w:val="22"/>
        </w:rPr>
        <w:t xml:space="preserve">Accelerated path to revenue by </w:t>
      </w:r>
      <w:r>
        <w:rPr>
          <w:rFonts w:ascii="Calibri" w:hAnsi="Calibri" w:cs="Calibri"/>
          <w:color w:val="000000" w:themeColor="text1"/>
          <w:sz w:val="22"/>
          <w:szCs w:val="22"/>
        </w:rPr>
        <w:t>3</w:t>
      </w:r>
      <w:r w:rsidRPr="00BE678B">
        <w:rPr>
          <w:rFonts w:ascii="Calibri" w:hAnsi="Calibri" w:cs="Calibri"/>
          <w:color w:val="000000" w:themeColor="text1"/>
          <w:sz w:val="22"/>
          <w:szCs w:val="22"/>
        </w:rPr>
        <w:t xml:space="preserve"> years</w:t>
      </w:r>
      <w:r>
        <w:rPr>
          <w:rFonts w:ascii="Calibri" w:hAnsi="Calibri" w:cs="Calibri"/>
          <w:color w:val="000000" w:themeColor="text1"/>
          <w:sz w:val="22"/>
          <w:szCs w:val="22"/>
        </w:rPr>
        <w:t xml:space="preserve"> through strategic pivot to adjacent B2B2C model, focused on developing strategic partnerships to systematize go-to-market of long-term B2C vision.</w:t>
      </w:r>
      <w:r w:rsidRPr="00555B06">
        <w:rPr>
          <w:rFonts w:ascii="Calibri" w:hAnsi="Calibri" w:cs="Calibri"/>
          <w:color w:val="000000" w:themeColor="text1"/>
          <w:sz w:val="22"/>
          <w:szCs w:val="22"/>
        </w:rPr>
        <w:t xml:space="preserve"> </w:t>
      </w:r>
    </w:p>
    <w:p w14:paraId="5E20AE74" w14:textId="77777777" w:rsidR="00A71F9A" w:rsidRDefault="00A71F9A" w:rsidP="00A71F9A">
      <w:pPr>
        <w:pStyle w:val="ListParagraph"/>
        <w:numPr>
          <w:ilvl w:val="0"/>
          <w:numId w:val="5"/>
        </w:numPr>
        <w:ind w:right="900"/>
        <w:jc w:val="both"/>
        <w:rPr>
          <w:rFonts w:ascii="Calibri" w:hAnsi="Calibri" w:cs="Calibri"/>
          <w:color w:val="000000" w:themeColor="text1"/>
          <w:sz w:val="22"/>
          <w:szCs w:val="22"/>
        </w:rPr>
      </w:pPr>
    </w:p>
    <w:p w14:paraId="26D177AD" w14:textId="77777777" w:rsidR="00A71F9A" w:rsidRDefault="00A71F9A" w:rsidP="00A71F9A">
      <w:pPr>
        <w:pStyle w:val="ListParagraph"/>
        <w:numPr>
          <w:ilvl w:val="0"/>
          <w:numId w:val="5"/>
        </w:numPr>
        <w:ind w:right="900"/>
        <w:jc w:val="both"/>
        <w:rPr>
          <w:rFonts w:ascii="Calibri" w:hAnsi="Calibri" w:cs="Calibri"/>
          <w:color w:val="000000" w:themeColor="text1"/>
          <w:sz w:val="22"/>
          <w:szCs w:val="22"/>
        </w:rPr>
      </w:pPr>
      <w:r w:rsidRPr="00BE678B">
        <w:rPr>
          <w:rFonts w:ascii="Calibri" w:hAnsi="Calibri" w:cs="Calibri"/>
          <w:color w:val="000000" w:themeColor="text1"/>
          <w:sz w:val="22"/>
          <w:szCs w:val="22"/>
        </w:rPr>
        <w:t>Accelerated path to revenue by 2 years</w:t>
      </w:r>
      <w:r>
        <w:rPr>
          <w:rFonts w:ascii="Calibri" w:hAnsi="Calibri" w:cs="Calibri"/>
          <w:color w:val="000000" w:themeColor="text1"/>
          <w:sz w:val="22"/>
          <w:szCs w:val="22"/>
        </w:rPr>
        <w:t xml:space="preserve"> through strategic pivot to adjacent B2B2C model, leveraging ignored niche market to systematize go-to-market of long-term vision.</w:t>
      </w:r>
    </w:p>
    <w:p w14:paraId="4CE8F207" w14:textId="77777777" w:rsidR="00A71F9A" w:rsidRPr="00E6194D" w:rsidRDefault="00A71F9A" w:rsidP="00A71F9A">
      <w:pPr>
        <w:pStyle w:val="ListParagraph"/>
        <w:numPr>
          <w:ilvl w:val="0"/>
          <w:numId w:val="5"/>
        </w:numPr>
        <w:ind w:right="1440"/>
        <w:jc w:val="both"/>
        <w:rPr>
          <w:rFonts w:ascii="Calibri" w:hAnsi="Calibri" w:cs="Calibri"/>
          <w:color w:val="FF0000"/>
          <w:sz w:val="22"/>
          <w:szCs w:val="22"/>
        </w:rPr>
      </w:pPr>
      <w:r w:rsidRPr="00E6194D">
        <w:rPr>
          <w:rFonts w:ascii="Calibri" w:hAnsi="Calibri" w:cs="Calibri"/>
          <w:color w:val="FF0000"/>
          <w:sz w:val="22"/>
          <w:szCs w:val="22"/>
        </w:rPr>
        <w:t>Accelerated path to revenue from 3 years to 1 year, solving deep budget constraints by formulating new product offering and expanding business model to include B2B sales.</w:t>
      </w:r>
    </w:p>
    <w:p w14:paraId="1F99C9A4" w14:textId="77777777" w:rsidR="00A71F9A" w:rsidRPr="006D1ABD" w:rsidRDefault="00A71F9A" w:rsidP="00A71F9A">
      <w:pPr>
        <w:pStyle w:val="ListParagraph"/>
        <w:numPr>
          <w:ilvl w:val="0"/>
          <w:numId w:val="5"/>
        </w:numPr>
        <w:ind w:right="900"/>
        <w:jc w:val="both"/>
        <w:rPr>
          <w:rFonts w:ascii="Calibri" w:hAnsi="Calibri" w:cs="Calibri"/>
          <w:color w:val="000000" w:themeColor="text1"/>
          <w:sz w:val="22"/>
          <w:szCs w:val="22"/>
        </w:rPr>
      </w:pPr>
      <w:r w:rsidRPr="006D1ABD">
        <w:rPr>
          <w:rFonts w:ascii="Calibri" w:hAnsi="Calibri" w:cs="Calibri"/>
          <w:color w:val="000000" w:themeColor="text1"/>
          <w:sz w:val="22"/>
          <w:szCs w:val="22"/>
        </w:rPr>
        <w:t>Guided founders to adopt formalized strategic frameworks and rehabilitate their data platform.</w:t>
      </w:r>
    </w:p>
    <w:p w14:paraId="69D95CE9" w14:textId="77777777" w:rsidR="00A71F9A" w:rsidRPr="006D1ABD" w:rsidRDefault="00A71F9A" w:rsidP="00A71F9A">
      <w:pPr>
        <w:pStyle w:val="ListParagraph"/>
        <w:numPr>
          <w:ilvl w:val="0"/>
          <w:numId w:val="5"/>
        </w:numPr>
        <w:ind w:right="900"/>
        <w:jc w:val="both"/>
        <w:rPr>
          <w:rFonts w:ascii="Calibri" w:hAnsi="Calibri" w:cs="Calibri"/>
          <w:color w:val="000000" w:themeColor="text1"/>
          <w:sz w:val="22"/>
          <w:szCs w:val="22"/>
        </w:rPr>
      </w:pPr>
      <w:r w:rsidRPr="006D1ABD">
        <w:rPr>
          <w:rFonts w:ascii="Calibri" w:hAnsi="Calibri" w:cs="Calibri"/>
          <w:color w:val="000000" w:themeColor="text1"/>
          <w:sz w:val="22"/>
          <w:szCs w:val="22"/>
        </w:rPr>
        <w:t xml:space="preserve">Established cohesive product strategy, identified user needs, and a path to </w:t>
      </w:r>
      <w:r>
        <w:rPr>
          <w:rFonts w:ascii="Calibri" w:hAnsi="Calibri" w:cs="Calibri"/>
          <w:color w:val="000000" w:themeColor="text1"/>
          <w:sz w:val="22"/>
          <w:szCs w:val="22"/>
        </w:rPr>
        <w:t>monetization</w:t>
      </w:r>
      <w:r w:rsidRPr="006D1ABD">
        <w:rPr>
          <w:rFonts w:ascii="Calibri" w:hAnsi="Calibri" w:cs="Calibri"/>
          <w:color w:val="000000" w:themeColor="text1"/>
          <w:sz w:val="22"/>
          <w:szCs w:val="22"/>
        </w:rPr>
        <w:t>.</w:t>
      </w:r>
    </w:p>
    <w:p w14:paraId="52CE49A9" w14:textId="77777777" w:rsidR="00A71F9A" w:rsidRPr="00EB4491" w:rsidRDefault="00A71F9A" w:rsidP="00A71F9A">
      <w:pPr>
        <w:pStyle w:val="ListParagraph"/>
        <w:numPr>
          <w:ilvl w:val="0"/>
          <w:numId w:val="5"/>
        </w:numPr>
        <w:ind w:right="540"/>
        <w:jc w:val="both"/>
        <w:rPr>
          <w:rFonts w:ascii="Calibri" w:hAnsi="Calibri" w:cs="Calibri"/>
          <w:color w:val="000000" w:themeColor="text1"/>
          <w:sz w:val="22"/>
          <w:szCs w:val="22"/>
        </w:rPr>
      </w:pPr>
      <w:r w:rsidRPr="00EB4491">
        <w:rPr>
          <w:rFonts w:ascii="Calibri" w:hAnsi="Calibri" w:cs="Calibri"/>
          <w:color w:val="000000" w:themeColor="text1"/>
          <w:sz w:val="22"/>
          <w:szCs w:val="22"/>
        </w:rPr>
        <w:t>Raised retention 14% in 4 months by improving conversion funnels and reducing friction in user onboarding through intensive user research and iterative multivariate experiments (A/B testing).</w:t>
      </w:r>
    </w:p>
    <w:p w14:paraId="4EECAB44" w14:textId="77777777" w:rsidR="00A71F9A" w:rsidRPr="00C32AF8" w:rsidRDefault="00A71F9A" w:rsidP="00A71F9A">
      <w:pPr>
        <w:pStyle w:val="ListParagraph"/>
        <w:numPr>
          <w:ilvl w:val="1"/>
          <w:numId w:val="5"/>
        </w:numPr>
        <w:ind w:right="900"/>
        <w:jc w:val="both"/>
        <w:rPr>
          <w:rFonts w:ascii="Calibri" w:hAnsi="Calibri" w:cs="Calibri"/>
          <w:color w:val="000000" w:themeColor="text1"/>
          <w:sz w:val="22"/>
          <w:szCs w:val="22"/>
        </w:rPr>
      </w:pPr>
      <w:r w:rsidRPr="00C32AF8">
        <w:rPr>
          <w:rFonts w:ascii="Calibri" w:hAnsi="Calibri" w:cs="Calibri"/>
          <w:color w:val="000000" w:themeColor="text1"/>
          <w:sz w:val="22"/>
          <w:szCs w:val="22"/>
        </w:rPr>
        <w:lastRenderedPageBreak/>
        <w:t xml:space="preserve">Raised retention 14% in 4 months. Focused on intensive user research (surveys, interviews) and iterative testing through conversion funnels and A/B testing to solve friction in user onboarding.  </w:t>
      </w:r>
    </w:p>
    <w:p w14:paraId="6873257E" w14:textId="77777777" w:rsidR="00A71F9A" w:rsidRPr="00555B06" w:rsidRDefault="00A71F9A" w:rsidP="00A71F9A">
      <w:pPr>
        <w:pStyle w:val="ListParagraph"/>
        <w:numPr>
          <w:ilvl w:val="0"/>
          <w:numId w:val="5"/>
        </w:numPr>
        <w:ind w:right="900"/>
        <w:jc w:val="both"/>
        <w:rPr>
          <w:rFonts w:ascii="Calibri" w:hAnsi="Calibri" w:cs="Calibri"/>
          <w:color w:val="000000" w:themeColor="text1"/>
          <w:sz w:val="22"/>
          <w:szCs w:val="22"/>
        </w:rPr>
      </w:pPr>
    </w:p>
    <w:p w14:paraId="24725227" w14:textId="77777777" w:rsidR="00A71F9A" w:rsidRPr="00764E11" w:rsidRDefault="00A71F9A" w:rsidP="00A71F9A">
      <w:pPr>
        <w:numPr>
          <w:ilvl w:val="0"/>
          <w:numId w:val="5"/>
        </w:numPr>
        <w:ind w:left="360" w:hanging="270"/>
        <w:rPr>
          <w:color w:val="7030A0"/>
        </w:rPr>
      </w:pPr>
      <w:r w:rsidRPr="00764E11">
        <w:rPr>
          <w:color w:val="7030A0"/>
        </w:rPr>
        <w:t>Refocused product development and targeted engagement funnels to grow retention by 14% in 3 months</w:t>
      </w:r>
    </w:p>
    <w:p w14:paraId="50C673EA" w14:textId="77777777" w:rsidR="00A71F9A" w:rsidRDefault="00A71F9A" w:rsidP="00A71F9A">
      <w:pPr>
        <w:numPr>
          <w:ilvl w:val="0"/>
          <w:numId w:val="5"/>
        </w:numPr>
        <w:ind w:left="360" w:hanging="270"/>
        <w:rPr>
          <w:color w:val="7030A0"/>
        </w:rPr>
      </w:pPr>
      <w:r w:rsidRPr="00764E11">
        <w:rPr>
          <w:color w:val="7030A0"/>
        </w:rPr>
        <w:t>Grew retention 14% in 3 months with targeted product enhancements and engagement funnels</w:t>
      </w:r>
    </w:p>
    <w:p w14:paraId="6859B85D" w14:textId="77777777" w:rsidR="00A71F9A" w:rsidRPr="00273982" w:rsidRDefault="00A71F9A" w:rsidP="00A71F9A">
      <w:pPr>
        <w:numPr>
          <w:ilvl w:val="0"/>
          <w:numId w:val="5"/>
        </w:numPr>
        <w:ind w:left="360" w:hanging="270"/>
        <w:rPr>
          <w:b/>
          <w:bCs/>
          <w:color w:val="7030A0"/>
        </w:rPr>
      </w:pPr>
      <w:r w:rsidRPr="00273982">
        <w:rPr>
          <w:b/>
          <w:bCs/>
          <w:color w:val="7030A0"/>
        </w:rPr>
        <w:t>Refocused onboarding with targeted engagement funnels to grow retention by 14% in 4 months</w:t>
      </w:r>
    </w:p>
    <w:p w14:paraId="5502B840" w14:textId="77777777" w:rsidR="00A71F9A" w:rsidRPr="00AE151A" w:rsidRDefault="00A71F9A" w:rsidP="00A71F9A">
      <w:pPr>
        <w:numPr>
          <w:ilvl w:val="0"/>
          <w:numId w:val="5"/>
        </w:numPr>
        <w:ind w:left="360" w:hanging="270"/>
        <w:rPr>
          <w:color w:val="FF0000"/>
        </w:rPr>
      </w:pPr>
      <w:r w:rsidRPr="00AE151A">
        <w:rPr>
          <w:color w:val="FF0000"/>
        </w:rPr>
        <w:t>Created vision, mission, quarterly OKR structure, and research goals to validate product/market fit</w:t>
      </w:r>
    </w:p>
    <w:p w14:paraId="646361BD" w14:textId="77777777" w:rsidR="00A71F9A" w:rsidRPr="0075170C" w:rsidRDefault="00A71F9A" w:rsidP="00A71F9A">
      <w:pPr>
        <w:numPr>
          <w:ilvl w:val="0"/>
          <w:numId w:val="5"/>
        </w:numPr>
        <w:ind w:left="360" w:hanging="270"/>
        <w:rPr>
          <w:color w:val="00B050"/>
        </w:rPr>
      </w:pPr>
      <w:r w:rsidRPr="0075170C">
        <w:rPr>
          <w:color w:val="00B050"/>
        </w:rPr>
        <w:t>Analyzed market research trends to develop blockchain business cases in 4 separate industries as the foundation for product/market fit validation</w:t>
      </w:r>
    </w:p>
    <w:p w14:paraId="53A97E7A" w14:textId="77777777" w:rsidR="00A71F9A" w:rsidRPr="00CD6B0E" w:rsidRDefault="00A71F9A" w:rsidP="00A71F9A">
      <w:pPr>
        <w:numPr>
          <w:ilvl w:val="0"/>
          <w:numId w:val="5"/>
        </w:numPr>
        <w:ind w:left="360" w:hanging="270"/>
        <w:rPr>
          <w:color w:val="00B050"/>
        </w:rPr>
      </w:pPr>
      <w:r w:rsidRPr="00CD6B0E">
        <w:rPr>
          <w:color w:val="00B050"/>
        </w:rPr>
        <w:t>Developed blockchain business cases for IOT, supply chain, marketplace, and self-sovereign identity</w:t>
      </w:r>
    </w:p>
    <w:p w14:paraId="286600F6" w14:textId="77777777" w:rsidR="00A71F9A" w:rsidRPr="00CD6B0E" w:rsidRDefault="00A71F9A" w:rsidP="00A71F9A">
      <w:pPr>
        <w:numPr>
          <w:ilvl w:val="0"/>
          <w:numId w:val="5"/>
        </w:numPr>
        <w:ind w:left="360" w:hanging="270"/>
        <w:rPr>
          <w:color w:val="00B050"/>
        </w:rPr>
      </w:pPr>
      <w:r w:rsidRPr="00CD6B0E">
        <w:rPr>
          <w:color w:val="00B050"/>
        </w:rPr>
        <w:t>Developed 4 blockchain business cases as the foundation for product/market fit validation</w:t>
      </w:r>
    </w:p>
    <w:p w14:paraId="6C3FB3C2" w14:textId="77777777" w:rsidR="00A71F9A" w:rsidRPr="00CD6B0E" w:rsidRDefault="00A71F9A" w:rsidP="00A71F9A">
      <w:pPr>
        <w:numPr>
          <w:ilvl w:val="0"/>
          <w:numId w:val="5"/>
        </w:numPr>
        <w:ind w:left="360" w:hanging="270"/>
        <w:rPr>
          <w:color w:val="00B050"/>
        </w:rPr>
      </w:pPr>
      <w:r w:rsidRPr="00CD6B0E">
        <w:rPr>
          <w:color w:val="00B050"/>
        </w:rPr>
        <w:t xml:space="preserve">Initiated 20+ customer interviews, developed 4 product proposals leading to product/market validation </w:t>
      </w:r>
    </w:p>
    <w:p w14:paraId="62E003DF" w14:textId="77777777" w:rsidR="00A71F9A" w:rsidRPr="0075170C" w:rsidRDefault="00A71F9A" w:rsidP="00A71F9A">
      <w:pPr>
        <w:numPr>
          <w:ilvl w:val="0"/>
          <w:numId w:val="5"/>
        </w:numPr>
        <w:ind w:left="360" w:hanging="270"/>
        <w:rPr>
          <w:color w:val="00B050"/>
        </w:rPr>
      </w:pPr>
      <w:r w:rsidRPr="0075170C">
        <w:rPr>
          <w:color w:val="00B050"/>
        </w:rPr>
        <w:t>Analyzed market research trends to develop blockchain business cases in 4 separate industries as the foundation for product/market fit validation</w:t>
      </w:r>
    </w:p>
    <w:p w14:paraId="47017F84" w14:textId="77777777" w:rsidR="00A71F9A" w:rsidRDefault="00A71F9A" w:rsidP="00A71F9A">
      <w:pPr>
        <w:numPr>
          <w:ilvl w:val="0"/>
          <w:numId w:val="5"/>
        </w:numPr>
        <w:ind w:right="720"/>
        <w:rPr>
          <w:color w:val="BF8F00" w:themeColor="accent4" w:themeShade="BF"/>
        </w:rPr>
      </w:pPr>
      <w:commentRangeStart w:id="0"/>
      <w:r w:rsidRPr="00D25680">
        <w:rPr>
          <w:color w:val="BF8F00" w:themeColor="accent4" w:themeShade="BF"/>
        </w:rPr>
        <w:t>Initiated 20+ customer interviews resulting in validating problem/solution fit with proposals for product applications in 4 separate industries (IoT, Supply Chain, Marketplaces, Self-Sovereign ID)</w:t>
      </w:r>
      <w:commentRangeEnd w:id="0"/>
      <w:r>
        <w:rPr>
          <w:rStyle w:val="CommentReference"/>
          <w:color w:val="BF8F00" w:themeColor="accent4" w:themeShade="BF"/>
          <w:sz w:val="24"/>
          <w:szCs w:val="24"/>
        </w:rPr>
        <w:commentReference w:id="0"/>
      </w:r>
    </w:p>
    <w:p w14:paraId="1F85CE4F" w14:textId="77777777" w:rsidR="00A71F9A" w:rsidRPr="00C45A45" w:rsidRDefault="00A71F9A" w:rsidP="00A71F9A">
      <w:pPr>
        <w:numPr>
          <w:ilvl w:val="0"/>
          <w:numId w:val="5"/>
        </w:numPr>
        <w:ind w:right="720"/>
        <w:rPr>
          <w:color w:val="BF8F00" w:themeColor="accent4" w:themeShade="BF"/>
        </w:rPr>
      </w:pPr>
      <w:r w:rsidRPr="00D25680">
        <w:rPr>
          <w:color w:val="BF8F00" w:themeColor="accent4" w:themeShade="BF"/>
        </w:rPr>
        <w:t>Initiated</w:t>
      </w:r>
      <w:r>
        <w:rPr>
          <w:color w:val="BF8F00" w:themeColor="accent4" w:themeShade="BF"/>
        </w:rPr>
        <w:t xml:space="preserve"> new user research to increase company-wide user empathy and identified 4 unrealized product applications in growth verticals</w:t>
      </w:r>
      <w:r w:rsidRPr="00D25680">
        <w:rPr>
          <w:color w:val="BF8F00" w:themeColor="accent4" w:themeShade="BF"/>
        </w:rPr>
        <w:t xml:space="preserve"> (IoT, Supply Chain, Marketplaces, Self-Sovereign ID)</w:t>
      </w:r>
    </w:p>
    <w:p w14:paraId="6B4880FE" w14:textId="77777777" w:rsidR="00A71F9A" w:rsidRPr="006465C2" w:rsidRDefault="00A71F9A" w:rsidP="00A71F9A">
      <w:pPr>
        <w:numPr>
          <w:ilvl w:val="0"/>
          <w:numId w:val="5"/>
        </w:numPr>
        <w:ind w:right="720"/>
        <w:rPr>
          <w:b/>
          <w:bCs/>
          <w:color w:val="BF8F00" w:themeColor="accent4" w:themeShade="BF"/>
        </w:rPr>
      </w:pPr>
      <w:r w:rsidRPr="006465C2">
        <w:rPr>
          <w:b/>
          <w:bCs/>
          <w:color w:val="BF8F00" w:themeColor="accent4" w:themeShade="BF"/>
        </w:rPr>
        <w:t xml:space="preserve">Initiated 20+ customer interviews to increase company-wide user empathy and identified 4 unrealized product </w:t>
      </w:r>
      <w:r w:rsidRPr="006465C2">
        <w:rPr>
          <w:b/>
          <w:bCs/>
          <w:color w:val="FF0000"/>
        </w:rPr>
        <w:t>applications</w:t>
      </w:r>
      <w:r>
        <w:rPr>
          <w:b/>
          <w:bCs/>
          <w:color w:val="FF0000"/>
        </w:rPr>
        <w:t>/use cases</w:t>
      </w:r>
      <w:r w:rsidRPr="006465C2">
        <w:rPr>
          <w:b/>
          <w:bCs/>
          <w:color w:val="FF0000"/>
        </w:rPr>
        <w:t xml:space="preserve"> </w:t>
      </w:r>
      <w:r w:rsidRPr="006465C2">
        <w:rPr>
          <w:b/>
          <w:bCs/>
          <w:color w:val="BF8F00" w:themeColor="accent4" w:themeShade="BF"/>
        </w:rPr>
        <w:t>in growth verticals (IoT, Supply Chain, Marketplaces, Self-Sovereign ID)</w:t>
      </w:r>
    </w:p>
    <w:p w14:paraId="57897760" w14:textId="77777777" w:rsidR="00A71F9A" w:rsidRPr="00DC643E" w:rsidRDefault="00A71F9A" w:rsidP="00A71F9A">
      <w:pPr>
        <w:numPr>
          <w:ilvl w:val="0"/>
          <w:numId w:val="5"/>
        </w:numPr>
        <w:ind w:left="360" w:hanging="270"/>
        <w:rPr>
          <w:b/>
          <w:bCs/>
          <w:color w:val="00B050"/>
        </w:rPr>
      </w:pPr>
    </w:p>
    <w:p w14:paraId="4FB57551" w14:textId="77777777" w:rsidR="00A71F9A" w:rsidRDefault="00A71F9A" w:rsidP="00A71F9A">
      <w:pPr>
        <w:numPr>
          <w:ilvl w:val="0"/>
          <w:numId w:val="5"/>
        </w:numPr>
        <w:ind w:left="360" w:hanging="270"/>
        <w:rPr>
          <w:color w:val="00B0F0"/>
        </w:rPr>
      </w:pPr>
      <w:r w:rsidRPr="00CE5657">
        <w:rPr>
          <w:color w:val="00B0F0"/>
        </w:rPr>
        <w:t>Pivoted blockchain product strategy from B2C to B2B BaaS offering with clear path to revenue</w:t>
      </w:r>
    </w:p>
    <w:p w14:paraId="7F627D4A" w14:textId="77777777" w:rsidR="00A71F9A" w:rsidRPr="00BC244E" w:rsidRDefault="00A71F9A" w:rsidP="00A71F9A">
      <w:pPr>
        <w:numPr>
          <w:ilvl w:val="0"/>
          <w:numId w:val="5"/>
        </w:numPr>
        <w:ind w:left="360" w:hanging="270"/>
        <w:rPr>
          <w:color w:val="00B0F0"/>
        </w:rPr>
      </w:pPr>
      <w:r w:rsidRPr="00CE5657">
        <w:rPr>
          <w:color w:val="00B0F0"/>
        </w:rPr>
        <w:t>Pivoted blockchain product strategy from B2C to B2B to deliver a path to profitability in &gt;12 months</w:t>
      </w:r>
    </w:p>
    <w:p w14:paraId="006D6A0F" w14:textId="77777777" w:rsidR="00A71F9A" w:rsidRPr="00DC643E" w:rsidRDefault="00A71F9A" w:rsidP="00A71F9A">
      <w:pPr>
        <w:numPr>
          <w:ilvl w:val="0"/>
          <w:numId w:val="5"/>
        </w:numPr>
        <w:ind w:left="360" w:hanging="270"/>
        <w:rPr>
          <w:b/>
          <w:bCs/>
          <w:color w:val="00B0F0"/>
        </w:rPr>
      </w:pPr>
      <w:r w:rsidRPr="00DC643E">
        <w:rPr>
          <w:b/>
          <w:bCs/>
          <w:color w:val="00B0F0"/>
        </w:rPr>
        <w:t>Pivoted blockchain product strategy from B2C to B2B to deliver a path to profitability in &gt;12 months</w:t>
      </w:r>
    </w:p>
    <w:p w14:paraId="008A83C4" w14:textId="77777777" w:rsidR="00A71F9A" w:rsidRDefault="00A71F9A" w:rsidP="00A71F9A"/>
    <w:p w14:paraId="5CEDA02A" w14:textId="77777777" w:rsidR="00A71F9A" w:rsidRPr="00764E11" w:rsidRDefault="00A71F9A" w:rsidP="00A71F9A">
      <w:pPr>
        <w:numPr>
          <w:ilvl w:val="0"/>
          <w:numId w:val="5"/>
        </w:numPr>
        <w:ind w:left="360" w:hanging="270"/>
        <w:rPr>
          <w:color w:val="7030A0"/>
        </w:rPr>
      </w:pPr>
      <w:r w:rsidRPr="00764E11">
        <w:rPr>
          <w:color w:val="7030A0"/>
        </w:rPr>
        <w:t xml:space="preserve">Refocused product </w:t>
      </w:r>
      <w:r>
        <w:rPr>
          <w:color w:val="7030A0"/>
        </w:rPr>
        <w:t>strategy</w:t>
      </w:r>
      <w:r w:rsidRPr="00764E11">
        <w:rPr>
          <w:color w:val="7030A0"/>
        </w:rPr>
        <w:t xml:space="preserve"> and targeted engagement funnels to grow retention by 14% in 3 months</w:t>
      </w:r>
    </w:p>
    <w:p w14:paraId="232645CF" w14:textId="77777777" w:rsidR="00A71F9A" w:rsidRDefault="00A71F9A" w:rsidP="00A71F9A"/>
    <w:p w14:paraId="0E50D990" w14:textId="77777777" w:rsidR="00A71F9A" w:rsidRDefault="00A71F9A" w:rsidP="00A71F9A"/>
    <w:p w14:paraId="4EB7281A" w14:textId="77777777" w:rsidR="00A71F9A" w:rsidRPr="00180BA7" w:rsidRDefault="00A71F9A" w:rsidP="00A71F9A">
      <w:pPr>
        <w:outlineLvl w:val="0"/>
        <w:rPr>
          <w:i/>
        </w:rPr>
      </w:pPr>
      <w:r>
        <w:rPr>
          <w:i/>
        </w:rPr>
        <w:t>Ran Product for blockchain marketplace startup, focused on strategy, prod/market fit, &amp; path to revenue</w:t>
      </w:r>
    </w:p>
    <w:p w14:paraId="638A4F86" w14:textId="77777777" w:rsidR="00A71F9A" w:rsidRDefault="00A71F9A" w:rsidP="00A71F9A">
      <w:pPr>
        <w:numPr>
          <w:ilvl w:val="0"/>
          <w:numId w:val="5"/>
        </w:numPr>
        <w:ind w:left="360" w:hanging="270"/>
      </w:pPr>
      <w:r w:rsidRPr="00161F46">
        <w:t>Grew retention 1</w:t>
      </w:r>
      <w:r>
        <w:t>4</w:t>
      </w:r>
      <w:r w:rsidRPr="00161F46">
        <w:t>%</w:t>
      </w:r>
      <w:r>
        <w:t xml:space="preserve"> in 3 months with targeted </w:t>
      </w:r>
      <w:r w:rsidRPr="00161F46">
        <w:t>product enhancements and engagement funnels</w:t>
      </w:r>
    </w:p>
    <w:p w14:paraId="4C19BEF7" w14:textId="77777777" w:rsidR="00A71F9A" w:rsidRDefault="00A71F9A" w:rsidP="00A71F9A">
      <w:pPr>
        <w:numPr>
          <w:ilvl w:val="0"/>
          <w:numId w:val="5"/>
        </w:numPr>
        <w:ind w:left="360" w:hanging="270"/>
      </w:pPr>
      <w:r w:rsidRPr="00161F46">
        <w:t>Created vision, mission, quarterly OKR structure, and research goals to validate product</w:t>
      </w:r>
      <w:r>
        <w:t>/</w:t>
      </w:r>
      <w:r w:rsidRPr="00161F46">
        <w:t>market fit</w:t>
      </w:r>
    </w:p>
    <w:p w14:paraId="12BFEA2B" w14:textId="77777777" w:rsidR="00A71F9A" w:rsidRDefault="00A71F9A" w:rsidP="00A71F9A">
      <w:pPr>
        <w:numPr>
          <w:ilvl w:val="0"/>
          <w:numId w:val="5"/>
        </w:numPr>
        <w:ind w:left="360" w:hanging="270"/>
      </w:pPr>
      <w:r>
        <w:t xml:space="preserve">Developed blockchain </w:t>
      </w:r>
      <w:r w:rsidRPr="00161F46">
        <w:t xml:space="preserve">business cases </w:t>
      </w:r>
      <w:r>
        <w:t>for</w:t>
      </w:r>
      <w:r w:rsidRPr="00161F46">
        <w:t xml:space="preserve"> IOT, supply chain, marketplace, and </w:t>
      </w:r>
      <w:r>
        <w:t>self-sovereign identity</w:t>
      </w:r>
    </w:p>
    <w:p w14:paraId="67871E54" w14:textId="77777777" w:rsidR="00A71F9A" w:rsidRPr="00161F46" w:rsidRDefault="00A71F9A" w:rsidP="00A71F9A">
      <w:pPr>
        <w:numPr>
          <w:ilvl w:val="0"/>
          <w:numId w:val="5"/>
        </w:numPr>
        <w:ind w:left="360" w:hanging="270"/>
      </w:pPr>
      <w:r w:rsidRPr="00161F46">
        <w:t>Pivoted blockchain product strategy from B2C to B2B</w:t>
      </w:r>
      <w:r>
        <w:t xml:space="preserve"> BaaS</w:t>
      </w:r>
      <w:r w:rsidRPr="00161F46">
        <w:t xml:space="preserve"> offering</w:t>
      </w:r>
      <w:r>
        <w:t xml:space="preserve"> with clear path to revenue</w:t>
      </w:r>
    </w:p>
    <w:p w14:paraId="45A36AE3" w14:textId="77777777" w:rsidR="00A71F9A" w:rsidRDefault="00A71F9A" w:rsidP="00A71F9A"/>
    <w:p w14:paraId="6219B4AA" w14:textId="77777777" w:rsidR="00400717" w:rsidRDefault="00400717" w:rsidP="00400717">
      <w:pPr>
        <w:ind w:right="900"/>
        <w:jc w:val="both"/>
        <w:rPr>
          <w:rFonts w:ascii="Calibri" w:hAnsi="Calibri" w:cs="Calibri"/>
          <w:b/>
          <w:bCs/>
          <w:color w:val="000000" w:themeColor="text1"/>
          <w:sz w:val="22"/>
          <w:szCs w:val="22"/>
        </w:rPr>
      </w:pPr>
    </w:p>
    <w:p w14:paraId="5D815912" w14:textId="77777777" w:rsidR="00421298" w:rsidRDefault="00421298" w:rsidP="0037405C">
      <w:pPr>
        <w:rPr>
          <w:rFonts w:ascii="Calibri" w:hAnsi="Calibri" w:cs="Calibri"/>
          <w:b/>
          <w:bCs/>
          <w:color w:val="000000" w:themeColor="text1"/>
        </w:rPr>
      </w:pPr>
    </w:p>
    <w:p w14:paraId="5774CEEB" w14:textId="77777777" w:rsidR="006E6991" w:rsidRDefault="006E6991" w:rsidP="0037405C">
      <w:pPr>
        <w:tabs>
          <w:tab w:val="right" w:pos="10080"/>
        </w:tabs>
        <w:ind w:right="-36"/>
        <w:rPr>
          <w:rFonts w:ascii="Calibri" w:hAnsi="Calibri" w:cs="Calibri"/>
          <w:b/>
          <w:bCs/>
          <w:color w:val="000000" w:themeColor="text1"/>
          <w:sz w:val="22"/>
          <w:szCs w:val="22"/>
        </w:rPr>
      </w:pPr>
    </w:p>
    <w:p w14:paraId="7E6BF567" w14:textId="77777777" w:rsidR="005C6997" w:rsidRDefault="005C6997" w:rsidP="005C6997">
      <w:pPr>
        <w:ind w:right="900"/>
        <w:jc w:val="both"/>
        <w:rPr>
          <w:rFonts w:ascii="Calibri" w:hAnsi="Calibri" w:cs="Calibri"/>
          <w:b/>
          <w:bCs/>
          <w:color w:val="000000" w:themeColor="text1"/>
          <w:sz w:val="22"/>
          <w:szCs w:val="22"/>
        </w:rPr>
      </w:pPr>
    </w:p>
    <w:p w14:paraId="5561303B" w14:textId="77777777" w:rsidR="005C6997" w:rsidRPr="006D1ABD" w:rsidRDefault="005C6997" w:rsidP="005C6997">
      <w:pPr>
        <w:tabs>
          <w:tab w:val="right" w:pos="10080"/>
        </w:tabs>
        <w:ind w:right="-36"/>
        <w:rPr>
          <w:rFonts w:ascii="Calibri" w:hAnsi="Calibri" w:cs="Calibri"/>
          <w:b/>
          <w:bCs/>
          <w:color w:val="000000" w:themeColor="text1"/>
          <w:sz w:val="22"/>
          <w:szCs w:val="22"/>
        </w:rPr>
      </w:pPr>
      <w:r>
        <w:rPr>
          <w:rFonts w:ascii="Calibri" w:hAnsi="Calibri" w:cs="Calibri"/>
          <w:b/>
          <w:bCs/>
          <w:color w:val="000000" w:themeColor="text1"/>
          <w:sz w:val="22"/>
          <w:szCs w:val="22"/>
        </w:rPr>
        <w:t>Private Fund</w:t>
      </w:r>
      <w:r w:rsidRPr="006D1ABD">
        <w:rPr>
          <w:rFonts w:ascii="Calibri" w:hAnsi="Calibri" w:cs="Calibri"/>
          <w:b/>
          <w:bCs/>
          <w:color w:val="000000" w:themeColor="text1"/>
          <w:sz w:val="22"/>
          <w:szCs w:val="22"/>
        </w:rPr>
        <w:t xml:space="preserve">, </w:t>
      </w:r>
      <w:r w:rsidRPr="006D1ABD">
        <w:rPr>
          <w:rFonts w:ascii="Calibri" w:hAnsi="Calibri" w:cs="Calibri"/>
          <w:color w:val="000000" w:themeColor="text1"/>
          <w:sz w:val="22"/>
          <w:szCs w:val="22"/>
        </w:rPr>
        <w:t>Remote</w:t>
      </w:r>
      <w:r w:rsidRPr="006D1ABD">
        <w:rPr>
          <w:rFonts w:ascii="Calibri" w:hAnsi="Calibri" w:cs="Calibri"/>
          <w:b/>
          <w:bCs/>
          <w:color w:val="000000" w:themeColor="text1"/>
          <w:sz w:val="22"/>
          <w:szCs w:val="22"/>
        </w:rPr>
        <w:tab/>
      </w:r>
      <w:r>
        <w:rPr>
          <w:rFonts w:ascii="Calibri" w:hAnsi="Calibri" w:cs="Calibri"/>
          <w:b/>
          <w:bCs/>
          <w:color w:val="000000" w:themeColor="text1"/>
          <w:sz w:val="22"/>
          <w:szCs w:val="22"/>
        </w:rPr>
        <w:t>Jun</w:t>
      </w:r>
      <w:r w:rsidRPr="006D1ABD">
        <w:rPr>
          <w:rFonts w:ascii="Calibri" w:hAnsi="Calibri" w:cs="Calibri"/>
          <w:b/>
          <w:bCs/>
          <w:color w:val="000000" w:themeColor="text1"/>
          <w:sz w:val="22"/>
          <w:szCs w:val="22"/>
        </w:rPr>
        <w:t xml:space="preserve"> 20</w:t>
      </w:r>
      <w:r>
        <w:rPr>
          <w:rFonts w:ascii="Calibri" w:hAnsi="Calibri" w:cs="Calibri"/>
          <w:b/>
          <w:bCs/>
          <w:color w:val="000000" w:themeColor="text1"/>
          <w:sz w:val="22"/>
          <w:szCs w:val="22"/>
        </w:rPr>
        <w:t>21</w:t>
      </w:r>
      <w:r w:rsidRPr="006D1ABD">
        <w:rPr>
          <w:rFonts w:ascii="Calibri" w:hAnsi="Calibri" w:cs="Calibri"/>
          <w:b/>
          <w:bCs/>
          <w:color w:val="000000" w:themeColor="text1"/>
          <w:sz w:val="22"/>
          <w:szCs w:val="22"/>
        </w:rPr>
        <w:t xml:space="preserve"> – </w:t>
      </w:r>
      <w:r>
        <w:rPr>
          <w:rFonts w:ascii="Calibri" w:hAnsi="Calibri" w:cs="Calibri"/>
          <w:b/>
          <w:bCs/>
          <w:color w:val="000000" w:themeColor="text1"/>
          <w:sz w:val="22"/>
          <w:szCs w:val="22"/>
        </w:rPr>
        <w:t>Present</w:t>
      </w:r>
    </w:p>
    <w:p w14:paraId="0C841DE8" w14:textId="77777777" w:rsidR="005C6997" w:rsidRDefault="005C6997" w:rsidP="005C6997">
      <w:pPr>
        <w:rPr>
          <w:rFonts w:ascii="Calibri" w:hAnsi="Calibri" w:cs="Calibri"/>
          <w:i/>
          <w:iCs/>
          <w:color w:val="000000" w:themeColor="text1"/>
          <w:sz w:val="22"/>
          <w:szCs w:val="22"/>
        </w:rPr>
      </w:pPr>
      <w:r>
        <w:rPr>
          <w:rFonts w:ascii="Calibri" w:hAnsi="Calibri" w:cs="Calibri"/>
          <w:i/>
          <w:iCs/>
          <w:color w:val="000000" w:themeColor="text1"/>
          <w:sz w:val="22"/>
          <w:szCs w:val="22"/>
        </w:rPr>
        <w:t xml:space="preserve">Self-created investment fund, targeting alpha in index futures, options, and cryptocurrencies. </w:t>
      </w:r>
    </w:p>
    <w:p w14:paraId="5EDDAC00" w14:textId="77777777" w:rsidR="00B442E8" w:rsidRDefault="00B442E8" w:rsidP="00B442E8">
      <w:pPr>
        <w:rPr>
          <w:rFonts w:ascii="Calibri" w:hAnsi="Calibri" w:cs="Calibri"/>
          <w:i/>
          <w:iCs/>
          <w:color w:val="000000" w:themeColor="text1"/>
          <w:sz w:val="22"/>
          <w:szCs w:val="22"/>
        </w:rPr>
      </w:pPr>
      <w:r>
        <w:rPr>
          <w:rFonts w:ascii="Calibri" w:hAnsi="Calibri" w:cs="Calibri"/>
          <w:i/>
          <w:iCs/>
          <w:color w:val="000000" w:themeColor="text1"/>
          <w:sz w:val="22"/>
          <w:szCs w:val="22"/>
        </w:rPr>
        <w:t xml:space="preserve">Self-created investment fund, targeting alpha in index futures and amorphic risk-adjusted options strategies. </w:t>
      </w:r>
    </w:p>
    <w:p w14:paraId="437BF1EC" w14:textId="7F73F823" w:rsidR="005C6997" w:rsidRDefault="00400717" w:rsidP="005C6997">
      <w:pPr>
        <w:rPr>
          <w:rFonts w:ascii="Calibri" w:hAnsi="Calibri" w:cs="Calibri"/>
          <w:b/>
          <w:bCs/>
          <w:color w:val="000000" w:themeColor="text1"/>
          <w:sz w:val="22"/>
          <w:szCs w:val="22"/>
        </w:rPr>
      </w:pPr>
      <w:r>
        <w:rPr>
          <w:rFonts w:ascii="Calibri" w:hAnsi="Calibri" w:cs="Calibri"/>
          <w:b/>
          <w:bCs/>
          <w:color w:val="000000" w:themeColor="text1"/>
          <w:sz w:val="22"/>
          <w:szCs w:val="22"/>
        </w:rPr>
        <w:t>Co-</w:t>
      </w:r>
      <w:r w:rsidR="005C6997">
        <w:rPr>
          <w:rFonts w:ascii="Calibri" w:hAnsi="Calibri" w:cs="Calibri"/>
          <w:b/>
          <w:bCs/>
          <w:color w:val="000000" w:themeColor="text1"/>
          <w:sz w:val="22"/>
          <w:szCs w:val="22"/>
        </w:rPr>
        <w:t>Founder</w:t>
      </w:r>
    </w:p>
    <w:p w14:paraId="6F0878D7" w14:textId="77777777" w:rsidR="005C6997" w:rsidRPr="00F339B0" w:rsidRDefault="005C6997" w:rsidP="005C6997">
      <w:pPr>
        <w:rPr>
          <w:rFonts w:ascii="Calibri" w:hAnsi="Calibri" w:cs="Calibri"/>
          <w:b/>
          <w:bCs/>
          <w:color w:val="000000" w:themeColor="text1"/>
          <w:sz w:val="22"/>
          <w:szCs w:val="22"/>
        </w:rPr>
      </w:pPr>
      <w:r>
        <w:rPr>
          <w:rFonts w:ascii="Calibri" w:eastAsiaTheme="minorEastAsia" w:hAnsi="Calibri" w:cs="Calibri"/>
          <w:i/>
          <w:color w:val="000000" w:themeColor="text1"/>
          <w:sz w:val="22"/>
          <w:szCs w:val="22"/>
        </w:rPr>
        <w:t xml:space="preserve">Lead development of strategic frameworks, investment research, and data modeling. </w:t>
      </w:r>
    </w:p>
    <w:p w14:paraId="3310C73E" w14:textId="77777777" w:rsidR="005C6997" w:rsidRDefault="005C6997" w:rsidP="005C6997">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lastRenderedPageBreak/>
        <w:t>Designed 2 original medium frequency trading algorithms with live results of 3% weekly ROI.</w:t>
      </w:r>
    </w:p>
    <w:p w14:paraId="25B8682C" w14:textId="77777777" w:rsidR="005C6997" w:rsidRDefault="005C6997" w:rsidP="005C6997">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Grew portfolio 193% in 11 months through iterative testing in algo, futures, and crypto trading.</w:t>
      </w:r>
    </w:p>
    <w:p w14:paraId="38C8DE4A" w14:textId="77777777" w:rsidR="00044E99" w:rsidRPr="00F004EC" w:rsidRDefault="00044E99" w:rsidP="00044E99">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Grew portfolio 193% in 11 months by creating diversified asset management strategies.</w:t>
      </w:r>
    </w:p>
    <w:p w14:paraId="0D048305" w14:textId="77777777" w:rsidR="00044E99" w:rsidRDefault="00044E99" w:rsidP="00044E99">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Designed 2 original medium frequency trading algos with live results of 5-22% weekly ROI.</w:t>
      </w:r>
    </w:p>
    <w:p w14:paraId="01230AE5" w14:textId="77777777" w:rsidR="00044E99" w:rsidRPr="00F21652" w:rsidRDefault="00044E99" w:rsidP="00044E99">
      <w:pPr>
        <w:pStyle w:val="ListParagraph"/>
        <w:numPr>
          <w:ilvl w:val="0"/>
          <w:numId w:val="2"/>
        </w:numPr>
        <w:ind w:left="540" w:right="900" w:hanging="180"/>
        <w:jc w:val="both"/>
        <w:rPr>
          <w:rFonts w:ascii="Calibri" w:hAnsi="Calibri" w:cs="Calibri"/>
          <w:color w:val="000000" w:themeColor="text1"/>
          <w:sz w:val="22"/>
          <w:szCs w:val="22"/>
        </w:rPr>
      </w:pPr>
      <w:r>
        <w:rPr>
          <w:rFonts w:ascii="Calibri" w:hAnsi="Calibri" w:cs="Calibri"/>
          <w:color w:val="000000" w:themeColor="text1"/>
          <w:sz w:val="22"/>
          <w:szCs w:val="22"/>
        </w:rPr>
        <w:t>Grew portfolio 74% ROI in 4 months by iteratively testing alpha-positive options strategy.</w:t>
      </w:r>
    </w:p>
    <w:p w14:paraId="4F9F994C" w14:textId="77777777" w:rsidR="00044E99" w:rsidRPr="008F00F2" w:rsidRDefault="00044E99" w:rsidP="00270232">
      <w:pPr>
        <w:pStyle w:val="ListParagraph"/>
        <w:ind w:left="540" w:right="900"/>
        <w:jc w:val="both"/>
        <w:rPr>
          <w:rFonts w:ascii="Calibri" w:hAnsi="Calibri" w:cs="Calibri"/>
          <w:color w:val="000000" w:themeColor="text1"/>
          <w:sz w:val="22"/>
          <w:szCs w:val="22"/>
        </w:rPr>
      </w:pPr>
    </w:p>
    <w:p w14:paraId="1A3E7757" w14:textId="0B1FA11F" w:rsidR="0037405C" w:rsidRPr="006D1ABD" w:rsidRDefault="0037405C" w:rsidP="0037405C">
      <w:pPr>
        <w:tabs>
          <w:tab w:val="right" w:pos="10080"/>
        </w:tabs>
        <w:ind w:right="-36"/>
        <w:rPr>
          <w:rFonts w:ascii="Calibri" w:hAnsi="Calibri" w:cs="Calibri"/>
          <w:b/>
          <w:bCs/>
          <w:color w:val="000000" w:themeColor="text1"/>
          <w:sz w:val="22"/>
          <w:szCs w:val="22"/>
        </w:rPr>
      </w:pPr>
      <w:r w:rsidRPr="006D1ABD">
        <w:rPr>
          <w:rFonts w:ascii="Calibri" w:hAnsi="Calibri" w:cs="Calibri"/>
          <w:b/>
          <w:bCs/>
          <w:color w:val="000000" w:themeColor="text1"/>
          <w:sz w:val="22"/>
          <w:szCs w:val="22"/>
        </w:rPr>
        <w:t xml:space="preserve">ProdUX Consulting, </w:t>
      </w:r>
      <w:r w:rsidRPr="006D1ABD">
        <w:rPr>
          <w:rFonts w:ascii="Calibri" w:hAnsi="Calibri" w:cs="Calibri"/>
          <w:color w:val="000000" w:themeColor="text1"/>
          <w:sz w:val="22"/>
          <w:szCs w:val="22"/>
        </w:rPr>
        <w:t>Remote</w:t>
      </w:r>
      <w:r w:rsidRPr="006D1ABD">
        <w:rPr>
          <w:rFonts w:ascii="Calibri" w:hAnsi="Calibri" w:cs="Calibri"/>
          <w:color w:val="000000" w:themeColor="text1"/>
          <w:sz w:val="22"/>
          <w:szCs w:val="22"/>
        </w:rPr>
        <w:tab/>
      </w:r>
      <w:r w:rsidRPr="006D1ABD">
        <w:rPr>
          <w:rFonts w:ascii="Calibri" w:hAnsi="Calibri" w:cs="Calibri"/>
          <w:b/>
          <w:bCs/>
          <w:color w:val="000000" w:themeColor="text1"/>
          <w:sz w:val="22"/>
          <w:szCs w:val="22"/>
        </w:rPr>
        <w:t>May 2018 - Present</w:t>
      </w:r>
    </w:p>
    <w:p w14:paraId="6974F4EF" w14:textId="77777777" w:rsidR="0037405C" w:rsidRPr="006D1ABD" w:rsidRDefault="0037405C" w:rsidP="0037405C">
      <w:pPr>
        <w:rPr>
          <w:rFonts w:ascii="Calibri" w:hAnsi="Calibri" w:cs="Calibri"/>
          <w:i/>
          <w:iCs/>
          <w:color w:val="000000" w:themeColor="text1"/>
          <w:sz w:val="22"/>
          <w:szCs w:val="22"/>
        </w:rPr>
      </w:pPr>
      <w:r w:rsidRPr="006D1ABD">
        <w:rPr>
          <w:rFonts w:ascii="Calibri" w:hAnsi="Calibri" w:cs="Calibri"/>
          <w:i/>
          <w:iCs/>
          <w:color w:val="000000" w:themeColor="text1"/>
          <w:sz w:val="22"/>
          <w:szCs w:val="22"/>
        </w:rPr>
        <w:t xml:space="preserve">Targeting </w:t>
      </w:r>
      <w:r>
        <w:rPr>
          <w:rFonts w:ascii="Calibri" w:hAnsi="Calibri" w:cs="Calibri"/>
          <w:i/>
          <w:iCs/>
          <w:color w:val="000000" w:themeColor="text1"/>
          <w:sz w:val="22"/>
          <w:szCs w:val="22"/>
        </w:rPr>
        <w:t xml:space="preserve">SaaS companies </w:t>
      </w:r>
      <w:r w:rsidRPr="006D1ABD">
        <w:rPr>
          <w:rFonts w:ascii="Calibri" w:hAnsi="Calibri" w:cs="Calibri"/>
          <w:i/>
          <w:iCs/>
          <w:color w:val="000000" w:themeColor="text1"/>
          <w:sz w:val="22"/>
          <w:szCs w:val="22"/>
        </w:rPr>
        <w:t>needing product leadership, strategy</w:t>
      </w:r>
      <w:r>
        <w:rPr>
          <w:rFonts w:ascii="Calibri" w:hAnsi="Calibri" w:cs="Calibri"/>
          <w:i/>
          <w:iCs/>
          <w:color w:val="000000" w:themeColor="text1"/>
          <w:sz w:val="22"/>
          <w:szCs w:val="22"/>
        </w:rPr>
        <w:t xml:space="preserve">, </w:t>
      </w:r>
      <w:r w:rsidRPr="006D1ABD">
        <w:rPr>
          <w:rFonts w:ascii="Calibri" w:hAnsi="Calibri" w:cs="Calibri"/>
          <w:i/>
          <w:iCs/>
          <w:color w:val="000000" w:themeColor="text1"/>
          <w:sz w:val="22"/>
          <w:szCs w:val="22"/>
        </w:rPr>
        <w:t>product</w:t>
      </w:r>
      <w:r>
        <w:rPr>
          <w:rFonts w:ascii="Calibri" w:hAnsi="Calibri" w:cs="Calibri"/>
          <w:i/>
          <w:iCs/>
          <w:color w:val="000000" w:themeColor="text1"/>
          <w:sz w:val="22"/>
          <w:szCs w:val="22"/>
        </w:rPr>
        <w:t xml:space="preserve">/design </w:t>
      </w:r>
      <w:r w:rsidRPr="006D1ABD">
        <w:rPr>
          <w:rFonts w:ascii="Calibri" w:hAnsi="Calibri" w:cs="Calibri"/>
          <w:i/>
          <w:iCs/>
          <w:color w:val="000000" w:themeColor="text1"/>
          <w:sz w:val="22"/>
          <w:szCs w:val="22"/>
        </w:rPr>
        <w:t>validation</w:t>
      </w:r>
      <w:r>
        <w:rPr>
          <w:rFonts w:ascii="Calibri" w:hAnsi="Calibri" w:cs="Calibri"/>
          <w:i/>
          <w:iCs/>
          <w:color w:val="000000" w:themeColor="text1"/>
          <w:sz w:val="22"/>
          <w:szCs w:val="22"/>
        </w:rPr>
        <w:t>, and early growth</w:t>
      </w:r>
      <w:r w:rsidRPr="006D1ABD">
        <w:rPr>
          <w:rFonts w:ascii="Calibri" w:hAnsi="Calibri" w:cs="Calibri"/>
          <w:i/>
          <w:iCs/>
          <w:color w:val="000000" w:themeColor="text1"/>
          <w:sz w:val="22"/>
          <w:szCs w:val="22"/>
        </w:rPr>
        <w:t xml:space="preserve">. </w:t>
      </w:r>
    </w:p>
    <w:p w14:paraId="46E554BB" w14:textId="5D0CCED5" w:rsidR="0037405C" w:rsidRPr="006D1ABD" w:rsidRDefault="00400717" w:rsidP="0037405C">
      <w:pPr>
        <w:rPr>
          <w:rFonts w:ascii="Calibri" w:hAnsi="Calibri" w:cs="Calibri"/>
          <w:b/>
          <w:bCs/>
          <w:color w:val="000000" w:themeColor="text1"/>
          <w:sz w:val="22"/>
          <w:szCs w:val="22"/>
        </w:rPr>
      </w:pPr>
      <w:r>
        <w:rPr>
          <w:rFonts w:ascii="Calibri" w:hAnsi="Calibri" w:cs="Calibri"/>
          <w:b/>
          <w:bCs/>
          <w:color w:val="000000" w:themeColor="text1"/>
          <w:sz w:val="22"/>
          <w:szCs w:val="22"/>
        </w:rPr>
        <w:t>Founder, Principal</w:t>
      </w:r>
    </w:p>
    <w:p w14:paraId="66F076F4" w14:textId="77777777" w:rsidR="0037405C" w:rsidRPr="006D1ABD" w:rsidRDefault="0037405C" w:rsidP="0037405C">
      <w:pPr>
        <w:tabs>
          <w:tab w:val="right" w:pos="10080"/>
        </w:tabs>
        <w:autoSpaceDE w:val="0"/>
        <w:autoSpaceDN w:val="0"/>
        <w:adjustRightInd w:val="0"/>
        <w:ind w:left="180"/>
        <w:rPr>
          <w:rFonts w:ascii="Calibri" w:hAnsi="Calibri" w:cs="Calibri"/>
          <w:i/>
          <w:iCs/>
          <w:color w:val="000000" w:themeColor="text1"/>
          <w:sz w:val="22"/>
          <w:szCs w:val="22"/>
        </w:rPr>
      </w:pPr>
    </w:p>
    <w:p w14:paraId="5566AF14" w14:textId="77777777" w:rsidR="00574C2C" w:rsidRDefault="00574C2C" w:rsidP="005B4970">
      <w:pPr>
        <w:pStyle w:val="ListParagraph"/>
        <w:ind w:left="540" w:right="540"/>
        <w:jc w:val="both"/>
        <w:rPr>
          <w:rFonts w:ascii="Calibri" w:hAnsi="Calibri" w:cs="Calibri"/>
          <w:b/>
          <w:bCs/>
          <w:color w:val="000000" w:themeColor="text1"/>
          <w:sz w:val="22"/>
          <w:szCs w:val="22"/>
        </w:rPr>
      </w:pPr>
    </w:p>
    <w:p w14:paraId="70BD9CD8" w14:textId="77777777" w:rsidR="0037405C" w:rsidRPr="006D1ABD" w:rsidRDefault="0037405C" w:rsidP="0037405C">
      <w:pPr>
        <w:tabs>
          <w:tab w:val="right" w:pos="10080"/>
        </w:tabs>
        <w:ind w:right="-36"/>
        <w:rPr>
          <w:rFonts w:ascii="Calibri" w:hAnsi="Calibri" w:cs="Calibri"/>
          <w:b/>
          <w:bCs/>
          <w:color w:val="000000" w:themeColor="text1"/>
          <w:sz w:val="22"/>
          <w:szCs w:val="22"/>
        </w:rPr>
      </w:pPr>
      <w:r w:rsidRPr="006D1ABD">
        <w:rPr>
          <w:rFonts w:ascii="Calibri" w:hAnsi="Calibri" w:cs="Calibri"/>
          <w:b/>
          <w:bCs/>
          <w:color w:val="000000" w:themeColor="text1"/>
          <w:sz w:val="22"/>
          <w:szCs w:val="22"/>
        </w:rPr>
        <w:t xml:space="preserve">LogMeIn, </w:t>
      </w:r>
      <w:r w:rsidRPr="006D1ABD">
        <w:rPr>
          <w:rFonts w:ascii="Calibri" w:hAnsi="Calibri" w:cs="Calibri"/>
          <w:color w:val="000000" w:themeColor="text1"/>
          <w:sz w:val="22"/>
          <w:szCs w:val="22"/>
        </w:rPr>
        <w:t>Remote</w:t>
      </w:r>
      <w:r w:rsidRPr="006D1ABD">
        <w:rPr>
          <w:rFonts w:ascii="Calibri" w:hAnsi="Calibri" w:cs="Calibri"/>
          <w:b/>
          <w:bCs/>
          <w:color w:val="000000" w:themeColor="text1"/>
          <w:sz w:val="22"/>
          <w:szCs w:val="22"/>
        </w:rPr>
        <w:tab/>
        <w:t>Feb 2017 – Apr 2020</w:t>
      </w:r>
    </w:p>
    <w:p w14:paraId="353701AE" w14:textId="77777777" w:rsidR="0037405C" w:rsidRPr="006D1ABD" w:rsidRDefault="0037405C" w:rsidP="0037405C">
      <w:pPr>
        <w:rPr>
          <w:rFonts w:ascii="Calibri" w:hAnsi="Calibri" w:cs="Calibri"/>
          <w:i/>
          <w:iCs/>
          <w:color w:val="000000" w:themeColor="text1"/>
          <w:sz w:val="22"/>
          <w:szCs w:val="22"/>
        </w:rPr>
      </w:pPr>
      <w:r w:rsidRPr="006D1ABD">
        <w:rPr>
          <w:rFonts w:ascii="Calibri" w:hAnsi="Calibri" w:cs="Calibri"/>
          <w:i/>
          <w:iCs/>
          <w:color w:val="000000" w:themeColor="text1"/>
          <w:sz w:val="22"/>
          <w:szCs w:val="22"/>
        </w:rPr>
        <w:t>Multinational enterprise SaaS provider owns LastPass, GoToWebinar, Join.me, and GoToMeeting.</w:t>
      </w:r>
    </w:p>
    <w:p w14:paraId="1A4849C1" w14:textId="77777777" w:rsidR="0037405C" w:rsidRPr="006D1ABD" w:rsidRDefault="0037405C" w:rsidP="0037405C">
      <w:pPr>
        <w:tabs>
          <w:tab w:val="right" w:pos="10080"/>
        </w:tabs>
        <w:autoSpaceDE w:val="0"/>
        <w:autoSpaceDN w:val="0"/>
        <w:adjustRightInd w:val="0"/>
        <w:rPr>
          <w:rFonts w:ascii="Calibri" w:eastAsiaTheme="minorHAnsi" w:hAnsi="Calibri" w:cs="Calibri"/>
          <w:b/>
          <w:bCs/>
          <w:color w:val="000000" w:themeColor="text1"/>
          <w:sz w:val="22"/>
          <w:szCs w:val="22"/>
        </w:rPr>
      </w:pPr>
      <w:r w:rsidRPr="006D1ABD">
        <w:rPr>
          <w:rFonts w:ascii="Calibri" w:eastAsiaTheme="minorHAnsi" w:hAnsi="Calibri" w:cs="Calibri"/>
          <w:b/>
          <w:bCs/>
          <w:color w:val="000000" w:themeColor="text1"/>
          <w:sz w:val="22"/>
          <w:szCs w:val="22"/>
        </w:rPr>
        <w:t xml:space="preserve">Staff Product Manager </w:t>
      </w:r>
      <w:r w:rsidRPr="006D1ABD">
        <w:rPr>
          <w:rFonts w:ascii="Calibri" w:eastAsiaTheme="minorHAnsi" w:hAnsi="Calibri" w:cs="Calibri"/>
          <w:b/>
          <w:bCs/>
          <w:color w:val="000000" w:themeColor="text1"/>
          <w:sz w:val="22"/>
          <w:szCs w:val="22"/>
        </w:rPr>
        <w:tab/>
      </w:r>
    </w:p>
    <w:p w14:paraId="36A9C6FF" w14:textId="77777777" w:rsidR="00810F1C" w:rsidRPr="00BC2A7B" w:rsidRDefault="00810F1C" w:rsidP="00810F1C">
      <w:pPr>
        <w:tabs>
          <w:tab w:val="right" w:pos="10170"/>
        </w:tabs>
        <w:rPr>
          <w:rFonts w:ascii="Calibri" w:eastAsia="Calibri" w:hAnsi="Calibri" w:cs="Calibri"/>
          <w:i/>
          <w:iCs/>
          <w:sz w:val="20"/>
          <w:szCs w:val="20"/>
        </w:rPr>
      </w:pPr>
      <w:r w:rsidRPr="00BC2A7B">
        <w:rPr>
          <w:rFonts w:ascii="Calibri" w:eastAsia="Calibri" w:hAnsi="Calibri" w:cs="Calibri"/>
          <w:i/>
          <w:iCs/>
          <w:sz w:val="20"/>
          <w:szCs w:val="20"/>
        </w:rPr>
        <w:t>Led growth strategy for a $600M business unit, driving 0-1 AI/ML innovation across 5 roadmaps and 3 products.</w:t>
      </w:r>
    </w:p>
    <w:p w14:paraId="2A43E66D" w14:textId="77777777" w:rsidR="00810F1C" w:rsidRDefault="00810F1C" w:rsidP="00810F1C">
      <w:pPr>
        <w:numPr>
          <w:ilvl w:val="0"/>
          <w:numId w:val="23"/>
        </w:numPr>
        <w:rPr>
          <w:rFonts w:ascii="Calibri" w:eastAsia="Calibri" w:hAnsi="Calibri" w:cs="Calibri"/>
          <w:sz w:val="20"/>
          <w:szCs w:val="20"/>
        </w:rPr>
      </w:pPr>
      <w:r w:rsidRPr="009C31EB">
        <w:rPr>
          <w:rFonts w:ascii="Calibri" w:eastAsia="Calibri" w:hAnsi="Calibri" w:cs="Calibri"/>
          <w:sz w:val="20"/>
          <w:szCs w:val="20"/>
        </w:rPr>
        <w:t>Drove $59M in revenue by productizing 8 ML models in NLP, Computer Vision, and Recommenders.</w:t>
      </w:r>
    </w:p>
    <w:p w14:paraId="09EBA982" w14:textId="77777777" w:rsidR="00810F1C" w:rsidRDefault="00810F1C" w:rsidP="00810F1C">
      <w:pPr>
        <w:numPr>
          <w:ilvl w:val="0"/>
          <w:numId w:val="23"/>
        </w:numPr>
        <w:rPr>
          <w:rFonts w:ascii="Calibri" w:eastAsia="Calibri" w:hAnsi="Calibri" w:cs="Calibri"/>
          <w:sz w:val="20"/>
          <w:szCs w:val="20"/>
        </w:rPr>
      </w:pPr>
      <w:r w:rsidRPr="002E222A">
        <w:rPr>
          <w:rFonts w:ascii="Calibri" w:eastAsia="Calibri" w:hAnsi="Calibri" w:cs="Calibri"/>
          <w:sz w:val="20"/>
          <w:szCs w:val="20"/>
        </w:rPr>
        <w:t>Improved time to value by 520%, retention by 24%, and engagement by 300% by applying design thinking to reimagine GoToWebinar’s self-service analytics as a</w:t>
      </w:r>
      <w:r>
        <w:rPr>
          <w:rFonts w:ascii="Calibri" w:eastAsia="Calibri" w:hAnsi="Calibri" w:cs="Calibri"/>
          <w:sz w:val="20"/>
          <w:szCs w:val="20"/>
        </w:rPr>
        <w:t xml:space="preserve"> single-page app</w:t>
      </w:r>
      <w:r w:rsidRPr="002E222A">
        <w:rPr>
          <w:rFonts w:ascii="Calibri" w:eastAsia="Calibri" w:hAnsi="Calibri" w:cs="Calibri"/>
          <w:sz w:val="20"/>
          <w:szCs w:val="20"/>
        </w:rPr>
        <w:t xml:space="preserve"> </w:t>
      </w:r>
      <w:r>
        <w:rPr>
          <w:rFonts w:ascii="Calibri" w:eastAsia="Calibri" w:hAnsi="Calibri" w:cs="Calibri"/>
          <w:sz w:val="20"/>
          <w:szCs w:val="20"/>
        </w:rPr>
        <w:t>(</w:t>
      </w:r>
      <w:r w:rsidRPr="002E222A">
        <w:rPr>
          <w:rFonts w:ascii="Calibri" w:eastAsia="Calibri" w:hAnsi="Calibri" w:cs="Calibri"/>
          <w:sz w:val="20"/>
          <w:szCs w:val="20"/>
        </w:rPr>
        <w:t>SPA</w:t>
      </w:r>
      <w:r>
        <w:rPr>
          <w:rFonts w:ascii="Calibri" w:eastAsia="Calibri" w:hAnsi="Calibri" w:cs="Calibri"/>
          <w:sz w:val="20"/>
          <w:szCs w:val="20"/>
        </w:rPr>
        <w:t>)</w:t>
      </w:r>
      <w:r w:rsidRPr="002E222A">
        <w:rPr>
          <w:rFonts w:ascii="Calibri" w:eastAsia="Calibri" w:hAnsi="Calibri" w:cs="Calibri"/>
          <w:sz w:val="20"/>
          <w:szCs w:val="20"/>
        </w:rPr>
        <w:t>, enabling real-time data analysis and solving key pain points</w:t>
      </w:r>
    </w:p>
    <w:p w14:paraId="30D2A5C3" w14:textId="77777777" w:rsidR="00810F1C" w:rsidRDefault="00810F1C" w:rsidP="00810F1C">
      <w:pPr>
        <w:numPr>
          <w:ilvl w:val="0"/>
          <w:numId w:val="23"/>
        </w:numPr>
        <w:rPr>
          <w:rFonts w:ascii="Calibri" w:eastAsia="Calibri" w:hAnsi="Calibri" w:cs="Calibri"/>
          <w:sz w:val="20"/>
          <w:szCs w:val="20"/>
        </w:rPr>
      </w:pPr>
      <w:r w:rsidRPr="005F51E6">
        <w:rPr>
          <w:rFonts w:ascii="Calibri" w:eastAsia="Calibri" w:hAnsi="Calibri" w:cs="Calibri"/>
          <w:sz w:val="20"/>
          <w:szCs w:val="20"/>
        </w:rPr>
        <w:t xml:space="preserve">Championed GDPR compliance across </w:t>
      </w:r>
      <w:r>
        <w:rPr>
          <w:rFonts w:ascii="Calibri" w:eastAsia="Calibri" w:hAnsi="Calibri" w:cs="Calibri"/>
          <w:sz w:val="20"/>
          <w:szCs w:val="20"/>
        </w:rPr>
        <w:t>6</w:t>
      </w:r>
      <w:r w:rsidRPr="005F51E6">
        <w:rPr>
          <w:rFonts w:ascii="Calibri" w:eastAsia="Calibri" w:hAnsi="Calibri" w:cs="Calibri"/>
          <w:sz w:val="20"/>
          <w:szCs w:val="20"/>
        </w:rPr>
        <w:t xml:space="preserve"> product lines</w:t>
      </w:r>
      <w:r>
        <w:rPr>
          <w:rFonts w:ascii="Calibri" w:eastAsia="Calibri" w:hAnsi="Calibri" w:cs="Calibri"/>
          <w:sz w:val="20"/>
          <w:szCs w:val="20"/>
        </w:rPr>
        <w:t xml:space="preserve"> and saved</w:t>
      </w:r>
      <w:r w:rsidRPr="005F51E6">
        <w:rPr>
          <w:rFonts w:ascii="Calibri" w:eastAsia="Calibri" w:hAnsi="Calibri" w:cs="Calibri"/>
          <w:sz w:val="20"/>
          <w:szCs w:val="20"/>
        </w:rPr>
        <w:t xml:space="preserve"> $9M in ARR </w:t>
      </w:r>
      <w:r>
        <w:rPr>
          <w:rFonts w:ascii="Calibri" w:eastAsia="Calibri" w:hAnsi="Calibri" w:cs="Calibri"/>
          <w:sz w:val="20"/>
          <w:szCs w:val="20"/>
        </w:rPr>
        <w:t>by improving</w:t>
      </w:r>
      <w:r w:rsidRPr="005F51E6">
        <w:rPr>
          <w:rFonts w:ascii="Calibri" w:eastAsia="Calibri" w:hAnsi="Calibri" w:cs="Calibri"/>
          <w:sz w:val="20"/>
          <w:szCs w:val="20"/>
        </w:rPr>
        <w:t xml:space="preserve"> data management for</w:t>
      </w:r>
      <w:r>
        <w:rPr>
          <w:rFonts w:ascii="Calibri" w:eastAsia="Calibri" w:hAnsi="Calibri" w:cs="Calibri"/>
          <w:sz w:val="20"/>
          <w:szCs w:val="20"/>
        </w:rPr>
        <w:t xml:space="preserve"> customers</w:t>
      </w:r>
      <w:r w:rsidRPr="005F51E6">
        <w:rPr>
          <w:rFonts w:ascii="Calibri" w:eastAsia="Calibri" w:hAnsi="Calibri" w:cs="Calibri"/>
          <w:sz w:val="20"/>
          <w:szCs w:val="20"/>
        </w:rPr>
        <w:t>.</w:t>
      </w:r>
    </w:p>
    <w:p w14:paraId="624226E9" w14:textId="77777777" w:rsidR="0037405C" w:rsidRPr="006D1ABD" w:rsidRDefault="0037405C" w:rsidP="0037405C">
      <w:pPr>
        <w:tabs>
          <w:tab w:val="right" w:pos="10080"/>
        </w:tabs>
        <w:autoSpaceDE w:val="0"/>
        <w:autoSpaceDN w:val="0"/>
        <w:adjustRightInd w:val="0"/>
        <w:rPr>
          <w:rFonts w:ascii="Calibri" w:eastAsiaTheme="minorHAnsi" w:hAnsi="Calibri" w:cs="Calibri"/>
          <w:b/>
          <w:bCs/>
          <w:color w:val="000000" w:themeColor="text1"/>
          <w:sz w:val="22"/>
          <w:szCs w:val="22"/>
        </w:rPr>
      </w:pPr>
    </w:p>
    <w:p w14:paraId="1EDBA285" w14:textId="77777777" w:rsidR="0037405C" w:rsidRPr="006D1ABD" w:rsidRDefault="0037405C" w:rsidP="0037405C">
      <w:pPr>
        <w:tabs>
          <w:tab w:val="right" w:pos="10080"/>
        </w:tabs>
        <w:autoSpaceDE w:val="0"/>
        <w:autoSpaceDN w:val="0"/>
        <w:adjustRightInd w:val="0"/>
        <w:ind w:left="180"/>
        <w:rPr>
          <w:rFonts w:ascii="Calibri" w:eastAsiaTheme="minorHAnsi" w:hAnsi="Calibri" w:cs="Calibri"/>
          <w:i/>
          <w:iCs/>
          <w:color w:val="000000" w:themeColor="text1"/>
          <w:sz w:val="22"/>
          <w:szCs w:val="22"/>
        </w:rPr>
      </w:pPr>
      <w:r w:rsidRPr="006D1ABD">
        <w:rPr>
          <w:rFonts w:ascii="Calibri" w:eastAsiaTheme="minorHAnsi" w:hAnsi="Calibri" w:cs="Calibri"/>
          <w:i/>
          <w:iCs/>
          <w:color w:val="000000" w:themeColor="text1"/>
          <w:sz w:val="22"/>
          <w:szCs w:val="22"/>
        </w:rPr>
        <w:t xml:space="preserve">Drove machine learning </w:t>
      </w:r>
      <w:r>
        <w:rPr>
          <w:rFonts w:ascii="Calibri" w:eastAsiaTheme="minorHAnsi" w:hAnsi="Calibri" w:cs="Calibri"/>
          <w:i/>
          <w:iCs/>
          <w:color w:val="000000" w:themeColor="text1"/>
          <w:sz w:val="22"/>
          <w:szCs w:val="22"/>
        </w:rPr>
        <w:t xml:space="preserve">growth </w:t>
      </w:r>
      <w:r w:rsidRPr="006D1ABD">
        <w:rPr>
          <w:rFonts w:ascii="Calibri" w:eastAsiaTheme="minorHAnsi" w:hAnsi="Calibri" w:cs="Calibri"/>
          <w:i/>
          <w:iCs/>
          <w:color w:val="000000" w:themeColor="text1"/>
          <w:sz w:val="22"/>
          <w:szCs w:val="22"/>
        </w:rPr>
        <w:t xml:space="preserve">strategy for $600M business unit. Owned 5 roadmaps for </w:t>
      </w:r>
      <w:r>
        <w:rPr>
          <w:rFonts w:ascii="Calibri" w:eastAsiaTheme="minorHAnsi" w:hAnsi="Calibri" w:cs="Calibri"/>
          <w:i/>
          <w:iCs/>
          <w:color w:val="000000" w:themeColor="text1"/>
          <w:sz w:val="22"/>
          <w:szCs w:val="22"/>
        </w:rPr>
        <w:t>$120M product.</w:t>
      </w:r>
    </w:p>
    <w:p w14:paraId="32AC9FB5" w14:textId="77777777" w:rsidR="00F03DF3" w:rsidRDefault="00F03DF3" w:rsidP="00F03DF3">
      <w:pPr>
        <w:pStyle w:val="ListParagraph"/>
        <w:numPr>
          <w:ilvl w:val="0"/>
          <w:numId w:val="2"/>
        </w:numPr>
        <w:ind w:left="540" w:right="900" w:hanging="180"/>
        <w:rPr>
          <w:rFonts w:ascii="Calibri" w:hAnsi="Calibri" w:cs="Calibri"/>
          <w:color w:val="000000" w:themeColor="text1"/>
          <w:sz w:val="22"/>
          <w:szCs w:val="22"/>
        </w:rPr>
      </w:pPr>
      <w:r w:rsidRPr="00B40B34">
        <w:rPr>
          <w:rFonts w:ascii="Calibri" w:hAnsi="Calibri" w:cs="Calibri"/>
          <w:color w:val="000000" w:themeColor="text1"/>
          <w:sz w:val="22"/>
          <w:szCs w:val="22"/>
        </w:rPr>
        <w:t>Improved time to value 52</w:t>
      </w:r>
      <w:r>
        <w:rPr>
          <w:rFonts w:ascii="Calibri" w:hAnsi="Calibri" w:cs="Calibri"/>
          <w:color w:val="000000" w:themeColor="text1"/>
          <w:sz w:val="22"/>
          <w:szCs w:val="22"/>
        </w:rPr>
        <w:t>0</w:t>
      </w:r>
      <w:r w:rsidRPr="33C71A80">
        <w:rPr>
          <w:rFonts w:ascii="Calibri" w:hAnsi="Calibri" w:cs="Calibri"/>
          <w:color w:val="000000" w:themeColor="text1"/>
          <w:sz w:val="22"/>
          <w:szCs w:val="22"/>
        </w:rPr>
        <w:t>%,</w:t>
      </w:r>
      <w:r w:rsidRPr="00B40B34">
        <w:rPr>
          <w:rFonts w:ascii="Calibri" w:hAnsi="Calibri" w:cs="Calibri"/>
          <w:color w:val="000000" w:themeColor="text1"/>
          <w:sz w:val="22"/>
          <w:szCs w:val="22"/>
        </w:rPr>
        <w:t xml:space="preserve"> retention 24%, and engagement 300% </w:t>
      </w:r>
      <w:r w:rsidRPr="00B40B34">
        <w:rPr>
          <w:rFonts w:ascii="Calibri" w:hAnsi="Calibri"/>
          <w:color w:val="000000" w:themeColor="text1"/>
          <w:sz w:val="22"/>
          <w:rPrChange w:id="1" w:author="fallon jensen" w:date="2021-12-07T16:30:00Z">
            <w:rPr>
              <w:rFonts w:ascii="Calibri" w:hAnsi="Calibri"/>
              <w:color w:val="FF0000"/>
              <w:sz w:val="22"/>
            </w:rPr>
          </w:rPrChange>
        </w:rPr>
        <w:t>by utilizing design thinking to</w:t>
      </w:r>
      <w:r>
        <w:rPr>
          <w:rFonts w:ascii="Calibri" w:hAnsi="Calibri"/>
          <w:color w:val="000000" w:themeColor="text1"/>
          <w:sz w:val="22"/>
          <w:rPrChange w:id="2" w:author="fallon jensen" w:date="2021-12-07T16:30:00Z">
            <w:rPr>
              <w:rFonts w:ascii="Calibri" w:hAnsi="Calibri"/>
              <w:color w:val="FF0000"/>
              <w:sz w:val="22"/>
            </w:rPr>
          </w:rPrChange>
        </w:rPr>
        <w:t xml:space="preserve"> focus on customer pains and reimagine </w:t>
      </w:r>
      <w:r w:rsidRPr="00B40B34">
        <w:rPr>
          <w:rFonts w:ascii="Calibri" w:hAnsi="Calibri" w:cs="Calibri"/>
          <w:color w:val="000000" w:themeColor="text1"/>
          <w:sz w:val="22"/>
          <w:szCs w:val="22"/>
        </w:rPr>
        <w:t>GoToWebinar’s self-service analytics experience.</w:t>
      </w:r>
    </w:p>
    <w:p w14:paraId="5BC9C908" w14:textId="59748A50" w:rsidR="00D90AC0" w:rsidRPr="00D90AC0" w:rsidRDefault="00D90AC0" w:rsidP="00D90AC0">
      <w:pPr>
        <w:pStyle w:val="ListParagraph"/>
        <w:numPr>
          <w:ilvl w:val="0"/>
          <w:numId w:val="2"/>
        </w:numPr>
        <w:ind w:left="540" w:right="900" w:hanging="180"/>
        <w:rPr>
          <w:rFonts w:ascii="Calibri" w:hAnsi="Calibri" w:cs="Calibri"/>
          <w:color w:val="FF0000"/>
          <w:sz w:val="22"/>
          <w:szCs w:val="22"/>
        </w:rPr>
      </w:pPr>
      <w:r w:rsidRPr="004D3F81">
        <w:rPr>
          <w:rFonts w:ascii="Calibri" w:hAnsi="Calibri" w:cs="Calibri"/>
          <w:color w:val="FF0000"/>
          <w:sz w:val="22"/>
          <w:szCs w:val="22"/>
        </w:rPr>
        <w:t>Improved time to value 520% and retention 24% by reimagining GoToWebinar’s self-service analytics experience.</w:t>
      </w:r>
    </w:p>
    <w:p w14:paraId="14471E85" w14:textId="5FFBD93C" w:rsidR="0037405C" w:rsidRPr="00F03DF3" w:rsidRDefault="0037405C" w:rsidP="0037405C">
      <w:pPr>
        <w:pStyle w:val="ListParagraph"/>
        <w:numPr>
          <w:ilvl w:val="0"/>
          <w:numId w:val="2"/>
        </w:numPr>
        <w:ind w:left="540" w:right="900" w:hanging="180"/>
        <w:rPr>
          <w:rFonts w:ascii="Calibri" w:hAnsi="Calibri" w:cs="Calibri"/>
          <w:color w:val="000000" w:themeColor="text1"/>
          <w:sz w:val="22"/>
          <w:szCs w:val="22"/>
        </w:rPr>
      </w:pPr>
      <w:r w:rsidRPr="00F03DF3">
        <w:rPr>
          <w:rFonts w:ascii="Calibri" w:hAnsi="Calibri" w:cs="Calibri"/>
          <w:color w:val="000000" w:themeColor="text1"/>
          <w:sz w:val="22"/>
          <w:szCs w:val="22"/>
        </w:rPr>
        <w:t xml:space="preserve">Increased retention 24%, engagement 300%, and decreased time to value 80% by utilizing design thinking to iteratively simplify GoToWebinar’s customer-facing analytics experience </w:t>
      </w:r>
    </w:p>
    <w:p w14:paraId="1831741A" w14:textId="4188D253" w:rsidR="0037405C" w:rsidRPr="00F03DF3" w:rsidRDefault="0037405C" w:rsidP="0037405C">
      <w:pPr>
        <w:pStyle w:val="ListParagraph"/>
        <w:numPr>
          <w:ilvl w:val="0"/>
          <w:numId w:val="2"/>
        </w:numPr>
        <w:ind w:left="540" w:right="900" w:hanging="180"/>
        <w:rPr>
          <w:rFonts w:ascii="Calibri" w:hAnsi="Calibri" w:cs="Calibri"/>
          <w:color w:val="000000" w:themeColor="text1"/>
          <w:sz w:val="22"/>
          <w:szCs w:val="22"/>
        </w:rPr>
      </w:pPr>
      <w:r w:rsidRPr="00F03DF3">
        <w:rPr>
          <w:rFonts w:ascii="Calibri" w:hAnsi="Calibri" w:cs="Calibri"/>
          <w:color w:val="000000" w:themeColor="text1"/>
          <w:sz w:val="22"/>
          <w:szCs w:val="22"/>
        </w:rPr>
        <w:t xml:space="preserve">Increased retention 24%, engagement 300%, and decreased time to value 80% for GoToWebinar utilizing design thinking and experiments to refocus teams to solve </w:t>
      </w:r>
      <w:r w:rsidR="00E01460" w:rsidRPr="00F03DF3">
        <w:rPr>
          <w:rFonts w:ascii="Calibri" w:hAnsi="Calibri" w:cs="Calibri"/>
          <w:color w:val="000000" w:themeColor="text1"/>
          <w:sz w:val="22"/>
          <w:szCs w:val="22"/>
        </w:rPr>
        <w:t>core customer needs.</w:t>
      </w:r>
    </w:p>
    <w:p w14:paraId="1A76912D" w14:textId="77777777" w:rsidR="00157B48" w:rsidRPr="006D1ABD" w:rsidRDefault="00157B48" w:rsidP="00157B48">
      <w:pPr>
        <w:pStyle w:val="ListParagraph"/>
        <w:numPr>
          <w:ilvl w:val="0"/>
          <w:numId w:val="2"/>
        </w:numPr>
        <w:ind w:left="540" w:right="900" w:hanging="180"/>
        <w:rPr>
          <w:rFonts w:ascii="Calibri" w:hAnsi="Calibri" w:cs="Calibri"/>
          <w:color w:val="000000" w:themeColor="text1"/>
          <w:sz w:val="22"/>
          <w:szCs w:val="22"/>
        </w:rPr>
      </w:pPr>
      <w:r w:rsidRPr="006D1ABD">
        <w:rPr>
          <w:rFonts w:ascii="Calibri" w:hAnsi="Calibri" w:cs="Calibri"/>
          <w:color w:val="000000" w:themeColor="text1"/>
          <w:sz w:val="22"/>
          <w:szCs w:val="22"/>
        </w:rPr>
        <w:t xml:space="preserve">Increased retention 24%, </w:t>
      </w:r>
      <w:r>
        <w:rPr>
          <w:rFonts w:ascii="Calibri" w:hAnsi="Calibri" w:cs="Calibri"/>
          <w:color w:val="000000" w:themeColor="text1"/>
          <w:sz w:val="22"/>
          <w:szCs w:val="22"/>
        </w:rPr>
        <w:t>engagement</w:t>
      </w:r>
      <w:r w:rsidRPr="006D1ABD">
        <w:rPr>
          <w:rFonts w:ascii="Calibri" w:hAnsi="Calibri" w:cs="Calibri"/>
          <w:color w:val="000000" w:themeColor="text1"/>
          <w:sz w:val="22"/>
          <w:szCs w:val="22"/>
        </w:rPr>
        <w:t xml:space="preserve"> 300%, and decreased time to value 80% for GoToWebinar utilizing design thinking</w:t>
      </w:r>
      <w:r>
        <w:rPr>
          <w:rFonts w:ascii="Calibri" w:hAnsi="Calibri" w:cs="Calibri"/>
          <w:color w:val="000000" w:themeColor="text1"/>
          <w:sz w:val="22"/>
          <w:szCs w:val="22"/>
        </w:rPr>
        <w:t xml:space="preserve"> and experiments</w:t>
      </w:r>
      <w:r w:rsidRPr="006D1ABD">
        <w:rPr>
          <w:rFonts w:ascii="Calibri" w:hAnsi="Calibri" w:cs="Calibri"/>
          <w:color w:val="000000" w:themeColor="text1"/>
          <w:sz w:val="22"/>
          <w:szCs w:val="22"/>
        </w:rPr>
        <w:t xml:space="preserve"> to refocus teams to solve </w:t>
      </w:r>
      <w:r>
        <w:rPr>
          <w:rFonts w:ascii="Calibri" w:hAnsi="Calibri" w:cs="Calibri"/>
          <w:color w:val="000000" w:themeColor="text1"/>
          <w:sz w:val="22"/>
          <w:szCs w:val="22"/>
        </w:rPr>
        <w:t>key</w:t>
      </w:r>
      <w:r w:rsidRPr="006D1ABD">
        <w:rPr>
          <w:rFonts w:ascii="Calibri" w:hAnsi="Calibri" w:cs="Calibri"/>
          <w:color w:val="000000" w:themeColor="text1"/>
          <w:sz w:val="22"/>
          <w:szCs w:val="22"/>
        </w:rPr>
        <w:t xml:space="preserve"> underserved use cases.</w:t>
      </w:r>
    </w:p>
    <w:p w14:paraId="586449F8" w14:textId="77777777" w:rsidR="00157B48" w:rsidRDefault="00157B48" w:rsidP="0037405C">
      <w:pPr>
        <w:pStyle w:val="ListParagraph"/>
        <w:numPr>
          <w:ilvl w:val="0"/>
          <w:numId w:val="2"/>
        </w:numPr>
        <w:ind w:left="540" w:right="900" w:hanging="180"/>
        <w:rPr>
          <w:rFonts w:ascii="Calibri" w:hAnsi="Calibri" w:cs="Calibri"/>
          <w:color w:val="70AD47" w:themeColor="accent6"/>
          <w:sz w:val="22"/>
          <w:szCs w:val="22"/>
        </w:rPr>
      </w:pPr>
    </w:p>
    <w:p w14:paraId="7813AF4E" w14:textId="055CE906" w:rsidR="0037405C" w:rsidRDefault="0037405C" w:rsidP="0037405C">
      <w:pPr>
        <w:pStyle w:val="ListParagraph"/>
        <w:numPr>
          <w:ilvl w:val="0"/>
          <w:numId w:val="2"/>
        </w:numPr>
        <w:ind w:left="540" w:right="900" w:hanging="180"/>
        <w:rPr>
          <w:rFonts w:ascii="Calibri" w:hAnsi="Calibri" w:cs="Calibri"/>
          <w:color w:val="70AD47" w:themeColor="accent6"/>
          <w:sz w:val="22"/>
          <w:szCs w:val="22"/>
        </w:rPr>
      </w:pPr>
      <w:r w:rsidRPr="0037405C">
        <w:rPr>
          <w:rFonts w:ascii="Calibri" w:hAnsi="Calibri" w:cs="Calibri"/>
          <w:color w:val="70AD47" w:themeColor="accent6"/>
          <w:sz w:val="22"/>
          <w:szCs w:val="22"/>
        </w:rPr>
        <w:t>Redesigned our end-to-end analytics user experience by utilizing design thinking principles to cut users’ time to value by 80%, increase retention by 24% and monthly feature usage by 300% to 560k</w:t>
      </w:r>
    </w:p>
    <w:p w14:paraId="2593ADDC" w14:textId="25239FD1" w:rsidR="00E60504" w:rsidRPr="00185144" w:rsidRDefault="00E60504" w:rsidP="00E60504">
      <w:pPr>
        <w:pStyle w:val="ListParagraph"/>
        <w:numPr>
          <w:ilvl w:val="0"/>
          <w:numId w:val="2"/>
        </w:numPr>
        <w:ind w:left="540" w:right="900" w:hanging="180"/>
        <w:rPr>
          <w:rFonts w:ascii="Calibri" w:hAnsi="Calibri" w:cs="Calibri"/>
          <w:sz w:val="22"/>
          <w:szCs w:val="22"/>
        </w:rPr>
      </w:pPr>
      <w:r w:rsidRPr="00185144">
        <w:rPr>
          <w:rFonts w:ascii="Calibri" w:hAnsi="Calibri" w:cs="Calibri"/>
          <w:sz w:val="22"/>
          <w:szCs w:val="22"/>
        </w:rPr>
        <w:t>Productized 8 machine learning models</w:t>
      </w:r>
      <w:r w:rsidR="00764ABF">
        <w:rPr>
          <w:rFonts w:ascii="Calibri" w:hAnsi="Calibri" w:cs="Calibri"/>
          <w:sz w:val="22"/>
          <w:szCs w:val="22"/>
        </w:rPr>
        <w:t>,</w:t>
      </w:r>
      <w:r w:rsidRPr="00185144">
        <w:rPr>
          <w:rFonts w:ascii="Calibri" w:hAnsi="Calibri" w:cs="Calibri"/>
          <w:sz w:val="22"/>
          <w:szCs w:val="22"/>
        </w:rPr>
        <w:t xml:space="preserve"> 2 new </w:t>
      </w:r>
      <w:r w:rsidR="00F56588">
        <w:rPr>
          <w:rFonts w:ascii="Calibri" w:hAnsi="Calibri" w:cs="Calibri"/>
          <w:sz w:val="22"/>
          <w:szCs w:val="22"/>
        </w:rPr>
        <w:t>revenue streams</w:t>
      </w:r>
      <w:r w:rsidRPr="00185144">
        <w:rPr>
          <w:rFonts w:ascii="Calibri" w:hAnsi="Calibri" w:cs="Calibri"/>
          <w:sz w:val="22"/>
          <w:szCs w:val="22"/>
        </w:rPr>
        <w:t xml:space="preserve"> and retain</w:t>
      </w:r>
      <w:r w:rsidR="00083B94">
        <w:rPr>
          <w:rFonts w:ascii="Calibri" w:hAnsi="Calibri" w:cs="Calibri"/>
          <w:sz w:val="22"/>
          <w:szCs w:val="22"/>
        </w:rPr>
        <w:t>ed</w:t>
      </w:r>
      <w:r w:rsidRPr="00185144">
        <w:rPr>
          <w:rFonts w:ascii="Calibri" w:hAnsi="Calibri" w:cs="Calibri"/>
          <w:sz w:val="22"/>
          <w:szCs w:val="22"/>
        </w:rPr>
        <w:t xml:space="preserve"> $22M in revenue.</w:t>
      </w:r>
    </w:p>
    <w:p w14:paraId="4CA58FB3" w14:textId="77777777" w:rsidR="00E22DF4" w:rsidRPr="00185144" w:rsidRDefault="00E60504" w:rsidP="00E22DF4">
      <w:pPr>
        <w:pStyle w:val="ListParagraph"/>
        <w:numPr>
          <w:ilvl w:val="0"/>
          <w:numId w:val="2"/>
        </w:numPr>
        <w:ind w:left="540" w:right="900" w:hanging="180"/>
        <w:rPr>
          <w:rFonts w:ascii="Calibri" w:hAnsi="Calibri" w:cs="Calibri"/>
          <w:sz w:val="22"/>
          <w:szCs w:val="22"/>
        </w:rPr>
      </w:pPr>
      <w:r w:rsidRPr="00185144">
        <w:rPr>
          <w:rFonts w:ascii="Calibri" w:hAnsi="Calibri" w:cs="Calibri"/>
          <w:sz w:val="22"/>
          <w:szCs w:val="22"/>
        </w:rPr>
        <w:t>Productized 8 machine learning models, using Natural Language Processing and deep learning recommenders to create 2 new revenue streams and retain $22M in revenue.</w:t>
      </w:r>
    </w:p>
    <w:p w14:paraId="12593547" w14:textId="77777777" w:rsidR="005B5EB0" w:rsidRPr="00185144" w:rsidRDefault="00E22DF4" w:rsidP="005B5EB0">
      <w:pPr>
        <w:pStyle w:val="ListParagraph"/>
        <w:numPr>
          <w:ilvl w:val="0"/>
          <w:numId w:val="2"/>
        </w:numPr>
        <w:ind w:left="540" w:right="900" w:hanging="180"/>
        <w:rPr>
          <w:rFonts w:ascii="Calibri" w:hAnsi="Calibri" w:cs="Calibri"/>
          <w:sz w:val="22"/>
          <w:szCs w:val="22"/>
        </w:rPr>
      </w:pPr>
      <w:r w:rsidRPr="00185144">
        <w:rPr>
          <w:b/>
          <w:bCs/>
        </w:rPr>
        <w:t>Produced ML models that power GoToMeeting Assistant, increasing revenue retention by 8%</w:t>
      </w:r>
    </w:p>
    <w:p w14:paraId="01ED7F61" w14:textId="69844508" w:rsidR="005B5EB0" w:rsidRPr="00185144" w:rsidRDefault="005B5EB0" w:rsidP="005B5EB0">
      <w:pPr>
        <w:pStyle w:val="ListParagraph"/>
        <w:numPr>
          <w:ilvl w:val="1"/>
          <w:numId w:val="2"/>
        </w:numPr>
        <w:ind w:right="900"/>
        <w:rPr>
          <w:rFonts w:ascii="Calibri" w:hAnsi="Calibri" w:cs="Calibri"/>
          <w:sz w:val="22"/>
          <w:szCs w:val="22"/>
        </w:rPr>
      </w:pPr>
      <w:r w:rsidRPr="00185144">
        <w:rPr>
          <w:rFonts w:ascii="Lato" w:hAnsi="Lato"/>
        </w:rPr>
        <w:t>Produced machine learning models for GoToMAssistant, increasing retention by 8%</w:t>
      </w:r>
    </w:p>
    <w:p w14:paraId="4D9255AC" w14:textId="77777777" w:rsidR="005B5EB0" w:rsidRPr="00185144" w:rsidRDefault="005B5EB0" w:rsidP="005B5EB0">
      <w:pPr>
        <w:pStyle w:val="ListParagraph"/>
        <w:numPr>
          <w:ilvl w:val="1"/>
          <w:numId w:val="2"/>
        </w:numPr>
        <w:ind w:right="900"/>
        <w:rPr>
          <w:rFonts w:ascii="Calibri" w:hAnsi="Calibri" w:cs="Calibri"/>
          <w:sz w:val="22"/>
          <w:szCs w:val="22"/>
        </w:rPr>
      </w:pPr>
    </w:p>
    <w:p w14:paraId="2E103FE7" w14:textId="4087C16C" w:rsidR="00E22DF4" w:rsidRPr="00185144" w:rsidRDefault="00E22DF4" w:rsidP="00E60504">
      <w:pPr>
        <w:pStyle w:val="ListParagraph"/>
        <w:numPr>
          <w:ilvl w:val="0"/>
          <w:numId w:val="2"/>
        </w:numPr>
        <w:ind w:left="540" w:right="900" w:hanging="180"/>
        <w:rPr>
          <w:rFonts w:ascii="Calibri" w:hAnsi="Calibri" w:cs="Calibri"/>
          <w:sz w:val="22"/>
          <w:szCs w:val="22"/>
        </w:rPr>
      </w:pPr>
      <w:r w:rsidRPr="00185144">
        <w:t>Produced NLP and recommendation models that power GoToMeeting Assistant, used millions of times per month, increasing retention by 8%+</w:t>
      </w:r>
    </w:p>
    <w:p w14:paraId="696C2158" w14:textId="74481DE2" w:rsidR="000021C5" w:rsidRPr="00185144" w:rsidRDefault="000021C5" w:rsidP="00E60504">
      <w:pPr>
        <w:pStyle w:val="ListParagraph"/>
        <w:numPr>
          <w:ilvl w:val="0"/>
          <w:numId w:val="2"/>
        </w:numPr>
        <w:ind w:left="540" w:right="900" w:hanging="180"/>
        <w:rPr>
          <w:rFonts w:ascii="Calibri" w:hAnsi="Calibri" w:cs="Calibri"/>
          <w:sz w:val="22"/>
          <w:szCs w:val="22"/>
        </w:rPr>
      </w:pPr>
      <w:r w:rsidRPr="00185144">
        <w:rPr>
          <w:rFonts w:ascii="Lato" w:hAnsi="Lato"/>
        </w:rPr>
        <w:t>Coached struggling ML Engineering Manager through process to gain executive buy-in to productize ML models, within 16 months launched 4 features built on 8 ML models, including GoToMeeting Transcripts and Assistant, driving millions in revenue and revenue retention, increasing user retention by 8%</w:t>
      </w:r>
    </w:p>
    <w:p w14:paraId="5C8869CB" w14:textId="784F833C" w:rsidR="00E47F83" w:rsidRPr="00185144" w:rsidRDefault="00E47F83" w:rsidP="00E60504">
      <w:pPr>
        <w:pStyle w:val="ListParagraph"/>
        <w:numPr>
          <w:ilvl w:val="0"/>
          <w:numId w:val="2"/>
        </w:numPr>
        <w:ind w:left="540" w:right="900" w:hanging="180"/>
        <w:rPr>
          <w:rFonts w:ascii="Calibri" w:hAnsi="Calibri" w:cs="Calibri"/>
          <w:sz w:val="22"/>
          <w:szCs w:val="22"/>
        </w:rPr>
      </w:pPr>
      <w:r w:rsidRPr="00185144">
        <w:rPr>
          <w:i/>
          <w:iCs/>
        </w:rPr>
        <w:lastRenderedPageBreak/>
        <w:t>Released recommendation engine with 45% conversion rate of  1</w:t>
      </w:r>
      <w:r w:rsidRPr="00185144">
        <w:rPr>
          <w:i/>
          <w:iCs/>
          <w:vertAlign w:val="superscript"/>
        </w:rPr>
        <w:t>st</w:t>
      </w:r>
      <w:r w:rsidRPr="00185144">
        <w:rPr>
          <w:i/>
          <w:iCs/>
        </w:rPr>
        <w:t xml:space="preserve"> time users for new revenue stream</w:t>
      </w:r>
    </w:p>
    <w:p w14:paraId="48E7037D" w14:textId="77777777" w:rsidR="0037405C" w:rsidRDefault="0037405C" w:rsidP="0037405C">
      <w:pPr>
        <w:pStyle w:val="ListParagraph"/>
        <w:numPr>
          <w:ilvl w:val="0"/>
          <w:numId w:val="2"/>
        </w:numPr>
        <w:ind w:left="540" w:right="900" w:hanging="180"/>
        <w:rPr>
          <w:rFonts w:ascii="Calibri" w:hAnsi="Calibri" w:cs="Calibri"/>
          <w:color w:val="000000" w:themeColor="text1"/>
          <w:sz w:val="22"/>
          <w:szCs w:val="22"/>
        </w:rPr>
      </w:pPr>
      <w:r w:rsidRPr="006D1ABD">
        <w:rPr>
          <w:rFonts w:ascii="Calibri" w:hAnsi="Calibri" w:cs="Calibri"/>
          <w:color w:val="000000" w:themeColor="text1"/>
          <w:sz w:val="22"/>
          <w:szCs w:val="22"/>
        </w:rPr>
        <w:t>Created 2 new revenue streams and retained $16M in revenue with 8 machine learning models.</w:t>
      </w:r>
    </w:p>
    <w:p w14:paraId="5D422A05" w14:textId="77777777" w:rsidR="00511B5C" w:rsidRPr="009B3180" w:rsidRDefault="00511B5C" w:rsidP="00511B5C">
      <w:pPr>
        <w:numPr>
          <w:ilvl w:val="0"/>
          <w:numId w:val="5"/>
        </w:numPr>
        <w:ind w:left="360" w:hanging="270"/>
        <w:rPr>
          <w:color w:val="FF0000"/>
        </w:rPr>
      </w:pPr>
      <w:r w:rsidRPr="00B9758C">
        <w:rPr>
          <w:color w:val="FF0000"/>
        </w:rPr>
        <w:t>Led ML team to define strategy and key investment areas for $600M ARR business unit</w:t>
      </w:r>
    </w:p>
    <w:p w14:paraId="4E52DB94" w14:textId="77777777" w:rsidR="00511B5C" w:rsidRDefault="00511B5C" w:rsidP="00511B5C">
      <w:pPr>
        <w:numPr>
          <w:ilvl w:val="0"/>
          <w:numId w:val="5"/>
        </w:numPr>
        <w:ind w:left="360" w:hanging="270"/>
        <w:rPr>
          <w:color w:val="00B050"/>
        </w:rPr>
      </w:pPr>
      <w:r w:rsidRPr="009B3180">
        <w:rPr>
          <w:color w:val="00B050"/>
        </w:rPr>
        <w:t>Improved retention by 7%+ by producing ML models that power GoToMeeting Assistant</w:t>
      </w:r>
    </w:p>
    <w:p w14:paraId="279646F7" w14:textId="77777777" w:rsidR="00511B5C" w:rsidRPr="00400717" w:rsidRDefault="00511B5C" w:rsidP="00400717">
      <w:pPr>
        <w:pStyle w:val="ListParagraph"/>
        <w:numPr>
          <w:ilvl w:val="1"/>
          <w:numId w:val="5"/>
        </w:numPr>
        <w:tabs>
          <w:tab w:val="left" w:pos="560"/>
        </w:tabs>
        <w:autoSpaceDE w:val="0"/>
        <w:autoSpaceDN w:val="0"/>
        <w:adjustRightInd w:val="0"/>
        <w:ind w:right="-240"/>
        <w:rPr>
          <w:rFonts w:ascii="Lato" w:hAnsi="Lato"/>
          <w:color w:val="7030A0"/>
        </w:rPr>
      </w:pPr>
      <w:r w:rsidRPr="00400717">
        <w:rPr>
          <w:rFonts w:ascii="Lato" w:hAnsi="Lato"/>
          <w:color w:val="7030A0"/>
        </w:rPr>
        <w:t xml:space="preserve">Evangelized fledgling Machine Learning team, coaching Engineering Manager on best practices and how to gain executive buy-in to productize ML models. Within 16 months launched 8 models that </w:t>
      </w:r>
    </w:p>
    <w:p w14:paraId="1E9D0C8E" w14:textId="77777777" w:rsidR="00511B5C" w:rsidRPr="00D308A6" w:rsidRDefault="00511B5C" w:rsidP="00511B5C">
      <w:pPr>
        <w:numPr>
          <w:ilvl w:val="0"/>
          <w:numId w:val="4"/>
        </w:numPr>
        <w:tabs>
          <w:tab w:val="left" w:pos="560"/>
        </w:tabs>
        <w:autoSpaceDE w:val="0"/>
        <w:autoSpaceDN w:val="0"/>
        <w:adjustRightInd w:val="0"/>
        <w:ind w:left="540" w:right="-240"/>
        <w:rPr>
          <w:rFonts w:ascii="Lato" w:hAnsi="Lato"/>
          <w:color w:val="7030A0"/>
        </w:rPr>
      </w:pPr>
      <w:r w:rsidRPr="00D308A6">
        <w:rPr>
          <w:rFonts w:ascii="Lato" w:hAnsi="Lato"/>
          <w:color w:val="7030A0"/>
        </w:rPr>
        <w:t>Produced machine learning models that powered GoToMeeting Assistant, a ML-based add-on that increased user retention by 8%</w:t>
      </w:r>
    </w:p>
    <w:p w14:paraId="09F77842" w14:textId="77777777" w:rsidR="00511B5C" w:rsidRPr="00D308A6" w:rsidRDefault="00511B5C" w:rsidP="00511B5C">
      <w:pPr>
        <w:numPr>
          <w:ilvl w:val="0"/>
          <w:numId w:val="4"/>
        </w:numPr>
        <w:tabs>
          <w:tab w:val="left" w:pos="560"/>
        </w:tabs>
        <w:autoSpaceDE w:val="0"/>
        <w:autoSpaceDN w:val="0"/>
        <w:adjustRightInd w:val="0"/>
        <w:ind w:left="540" w:right="-240"/>
        <w:rPr>
          <w:rFonts w:ascii="Lato" w:hAnsi="Lato"/>
          <w:color w:val="7030A0"/>
        </w:rPr>
      </w:pPr>
      <w:r w:rsidRPr="00D308A6">
        <w:rPr>
          <w:rFonts w:ascii="Lato" w:hAnsi="Lato"/>
          <w:color w:val="7030A0"/>
        </w:rPr>
        <w:t>Produced machine learning models that increased retention by 8% by introducing new product feature set dubbed GoToMeeting Assistant</w:t>
      </w:r>
    </w:p>
    <w:p w14:paraId="75CD3931" w14:textId="77777777" w:rsidR="00511B5C" w:rsidRPr="00D1153C" w:rsidRDefault="00511B5C" w:rsidP="00511B5C">
      <w:pPr>
        <w:ind w:left="360"/>
        <w:rPr>
          <w:i/>
          <w:iCs/>
        </w:rPr>
      </w:pPr>
      <w:r w:rsidRPr="00D1153C">
        <w:rPr>
          <w:i/>
          <w:iCs/>
        </w:rPr>
        <w:t>Other possibles:</w:t>
      </w:r>
    </w:p>
    <w:p w14:paraId="5D17F600" w14:textId="33C1829D" w:rsidR="00511B5C" w:rsidRPr="00D1153C" w:rsidRDefault="00511B5C" w:rsidP="00511B5C">
      <w:pPr>
        <w:numPr>
          <w:ilvl w:val="0"/>
          <w:numId w:val="5"/>
        </w:numPr>
        <w:ind w:left="360" w:hanging="270"/>
        <w:rPr>
          <w:i/>
          <w:iCs/>
        </w:rPr>
      </w:pPr>
    </w:p>
    <w:p w14:paraId="7B4538BC" w14:textId="77777777" w:rsidR="00511B5C" w:rsidRDefault="00511B5C" w:rsidP="00511B5C"/>
    <w:p w14:paraId="299E833A" w14:textId="77777777" w:rsidR="00511B5C" w:rsidRPr="009B3180" w:rsidRDefault="00511B5C" w:rsidP="00511B5C">
      <w:pPr>
        <w:numPr>
          <w:ilvl w:val="0"/>
          <w:numId w:val="5"/>
        </w:numPr>
        <w:ind w:left="360" w:hanging="270"/>
        <w:rPr>
          <w:color w:val="FF0000"/>
        </w:rPr>
      </w:pPr>
      <w:r w:rsidRPr="00B9758C">
        <w:rPr>
          <w:color w:val="FF0000"/>
        </w:rPr>
        <w:t>Led ML team to define strategy and key investment areas for $600M ARR business unit</w:t>
      </w:r>
    </w:p>
    <w:p w14:paraId="411D1685" w14:textId="77777777" w:rsidR="00511B5C" w:rsidRPr="004148F3" w:rsidRDefault="00511B5C" w:rsidP="00511B5C">
      <w:pPr>
        <w:numPr>
          <w:ilvl w:val="0"/>
          <w:numId w:val="5"/>
        </w:numPr>
        <w:ind w:left="360" w:hanging="270"/>
        <w:rPr>
          <w:color w:val="00B050"/>
        </w:rPr>
      </w:pPr>
      <w:r>
        <w:rPr>
          <w:color w:val="00B050"/>
        </w:rPr>
        <w:t>Produced ML models that power GoToMeeting Assistant, increasing revenue retention by 8%</w:t>
      </w:r>
    </w:p>
    <w:p w14:paraId="13F5CCFA" w14:textId="77777777" w:rsidR="00511B5C" w:rsidRDefault="00511B5C" w:rsidP="00511B5C">
      <w:pPr>
        <w:numPr>
          <w:ilvl w:val="0"/>
          <w:numId w:val="5"/>
        </w:numPr>
        <w:ind w:left="360" w:hanging="270"/>
      </w:pPr>
    </w:p>
    <w:p w14:paraId="39326F13" w14:textId="77777777" w:rsidR="00D50BEF" w:rsidRDefault="00D50BEF" w:rsidP="0037405C">
      <w:pPr>
        <w:pStyle w:val="ListParagraph"/>
        <w:numPr>
          <w:ilvl w:val="0"/>
          <w:numId w:val="2"/>
        </w:numPr>
        <w:ind w:left="540" w:right="900" w:hanging="180"/>
        <w:rPr>
          <w:rFonts w:ascii="Calibri" w:hAnsi="Calibri" w:cs="Calibri"/>
          <w:color w:val="000000" w:themeColor="text1"/>
          <w:sz w:val="22"/>
          <w:szCs w:val="22"/>
        </w:rPr>
      </w:pPr>
    </w:p>
    <w:p w14:paraId="617DB2C4" w14:textId="77777777" w:rsidR="0037405C" w:rsidRPr="002C6464" w:rsidRDefault="0037405C" w:rsidP="0037405C">
      <w:pPr>
        <w:pStyle w:val="ListParagraph"/>
        <w:numPr>
          <w:ilvl w:val="0"/>
          <w:numId w:val="2"/>
        </w:numPr>
        <w:ind w:left="540" w:right="900" w:hanging="180"/>
        <w:rPr>
          <w:rFonts w:ascii="Calibri" w:hAnsi="Calibri" w:cs="Calibri"/>
          <w:color w:val="000000" w:themeColor="text1"/>
          <w:sz w:val="22"/>
          <w:szCs w:val="22"/>
        </w:rPr>
      </w:pPr>
      <w:r w:rsidRPr="002C6464">
        <w:rPr>
          <w:rFonts w:ascii="Calibri" w:hAnsi="Calibri" w:cs="Calibri"/>
          <w:color w:val="000000" w:themeColor="text1"/>
          <w:sz w:val="22"/>
          <w:szCs w:val="22"/>
        </w:rPr>
        <w:t xml:space="preserve">Headed integrations strategy </w:t>
      </w:r>
      <w:r>
        <w:rPr>
          <w:rFonts w:ascii="Calibri" w:hAnsi="Calibri" w:cs="Calibri"/>
          <w:color w:val="000000" w:themeColor="text1"/>
          <w:sz w:val="22"/>
          <w:szCs w:val="22"/>
        </w:rPr>
        <w:t xml:space="preserve">to upgrade APIs and add webhooks to reduce server load by 22%. </w:t>
      </w:r>
    </w:p>
    <w:p w14:paraId="5FA60960" w14:textId="77777777" w:rsidR="007015D6" w:rsidRPr="00672117" w:rsidRDefault="007015D6" w:rsidP="007015D6">
      <w:pPr>
        <w:pStyle w:val="ListParagraph"/>
        <w:numPr>
          <w:ilvl w:val="0"/>
          <w:numId w:val="2"/>
        </w:numPr>
        <w:ind w:left="540" w:right="900" w:hanging="180"/>
        <w:rPr>
          <w:rFonts w:ascii="Calibri" w:hAnsi="Calibri"/>
          <w:color w:val="000000" w:themeColor="text1"/>
          <w:sz w:val="22"/>
          <w:rPrChange w:id="3" w:author="fallon jensen" w:date="2021-12-07T16:30:00Z">
            <w:rPr>
              <w:rFonts w:ascii="Calibri" w:hAnsi="Calibri"/>
              <w:color w:val="FF0000"/>
              <w:sz w:val="22"/>
            </w:rPr>
          </w:rPrChange>
        </w:rPr>
      </w:pPr>
      <w:r>
        <w:rPr>
          <w:rFonts w:ascii="Calibri" w:hAnsi="Calibri"/>
          <w:color w:val="000000" w:themeColor="text1"/>
          <w:sz w:val="22"/>
          <w:rPrChange w:id="4" w:author="fallon jensen" w:date="2021-12-07T16:30:00Z">
            <w:rPr>
              <w:rFonts w:ascii="Calibri" w:hAnsi="Calibri"/>
              <w:color w:val="FF0000"/>
              <w:sz w:val="22"/>
            </w:rPr>
          </w:rPrChange>
        </w:rPr>
        <w:t>Instigated GDPR compliance overhaul across 6 product lines</w:t>
      </w:r>
      <w:ins w:id="5" w:author="fallon jensen" w:date="2021-12-07T16:30:00Z">
        <w:r>
          <w:rPr>
            <w:rFonts w:ascii="Calibri" w:hAnsi="Calibri" w:cs="Calibri"/>
            <w:color w:val="000000" w:themeColor="text1"/>
            <w:sz w:val="22"/>
            <w:szCs w:val="22"/>
          </w:rPr>
          <w:t>, aligning Product, Security, Legal, Engineering, Marketing, and Care with strong business case,</w:t>
        </w:r>
      </w:ins>
      <w:r>
        <w:rPr>
          <w:rFonts w:ascii="Calibri" w:hAnsi="Calibri"/>
          <w:color w:val="000000" w:themeColor="text1"/>
          <w:sz w:val="22"/>
          <w:rPrChange w:id="6" w:author="fallon jensen" w:date="2021-12-07T16:30:00Z">
            <w:rPr>
              <w:rFonts w:ascii="Calibri" w:hAnsi="Calibri"/>
              <w:color w:val="FF0000"/>
              <w:sz w:val="22"/>
            </w:rPr>
          </w:rPrChange>
        </w:rPr>
        <w:t xml:space="preserve"> saving $9M+ in revenue retention</w:t>
      </w:r>
      <w:ins w:id="7" w:author="fallon jensen" w:date="2021-12-07T16:30:00Z">
        <w:r>
          <w:rPr>
            <w:rFonts w:ascii="Calibri" w:hAnsi="Calibri" w:cs="Calibri"/>
            <w:color w:val="000000" w:themeColor="text1"/>
            <w:sz w:val="22"/>
            <w:szCs w:val="22"/>
          </w:rPr>
          <w:t>.</w:t>
        </w:r>
      </w:ins>
      <w:r>
        <w:rPr>
          <w:rFonts w:ascii="Calibri" w:hAnsi="Calibri"/>
          <w:color w:val="000000" w:themeColor="text1"/>
          <w:sz w:val="22"/>
          <w:rPrChange w:id="8" w:author="fallon jensen" w:date="2021-12-07T16:30:00Z">
            <w:rPr>
              <w:rFonts w:ascii="Calibri" w:hAnsi="Calibri"/>
              <w:color w:val="FF0000"/>
              <w:sz w:val="22"/>
            </w:rPr>
          </w:rPrChange>
        </w:rPr>
        <w:t xml:space="preserve"> </w:t>
      </w:r>
    </w:p>
    <w:p w14:paraId="6E1411B8" w14:textId="77777777" w:rsidR="00233880" w:rsidRPr="00290137" w:rsidRDefault="00233880" w:rsidP="00233880">
      <w:pPr>
        <w:pStyle w:val="ListParagraph"/>
        <w:numPr>
          <w:ilvl w:val="0"/>
          <w:numId w:val="2"/>
        </w:numPr>
        <w:ind w:left="540" w:right="900" w:hanging="180"/>
        <w:rPr>
          <w:rFonts w:ascii="Calibri" w:hAnsi="Calibri" w:cs="Calibri"/>
          <w:color w:val="FF0000"/>
          <w:sz w:val="22"/>
          <w:szCs w:val="22"/>
        </w:rPr>
      </w:pPr>
      <w:r w:rsidRPr="00290137">
        <w:rPr>
          <w:rFonts w:ascii="Calibri" w:hAnsi="Calibri" w:cs="Calibri"/>
          <w:color w:val="FF0000"/>
          <w:sz w:val="22"/>
          <w:szCs w:val="22"/>
        </w:rPr>
        <w:t xml:space="preserve">Instigated GDPR compliance overhaul across 6 product lines saving $9M+ in revenue retention </w:t>
      </w:r>
    </w:p>
    <w:p w14:paraId="2E3FF9AC" w14:textId="60251666" w:rsidR="0037405C" w:rsidRPr="006D1ABD" w:rsidRDefault="0037405C" w:rsidP="0037405C">
      <w:pPr>
        <w:pStyle w:val="ListParagraph"/>
        <w:numPr>
          <w:ilvl w:val="0"/>
          <w:numId w:val="2"/>
        </w:numPr>
        <w:ind w:left="540" w:right="900" w:hanging="180"/>
        <w:jc w:val="both"/>
        <w:rPr>
          <w:rFonts w:ascii="Calibri" w:hAnsi="Calibri" w:cs="Calibri"/>
          <w:color w:val="000000" w:themeColor="text1"/>
          <w:sz w:val="22"/>
          <w:szCs w:val="22"/>
        </w:rPr>
      </w:pPr>
      <w:r w:rsidRPr="006D1ABD">
        <w:rPr>
          <w:rFonts w:ascii="Calibri" w:hAnsi="Calibri" w:cs="Calibri"/>
          <w:color w:val="000000" w:themeColor="text1"/>
          <w:sz w:val="22"/>
          <w:szCs w:val="22"/>
        </w:rPr>
        <w:t>Transformed GDPR compliance initiative for business unit by aligning Product, Legal, Security, Engineering, Marketing, and Care to boost brand loyalty, data management, and marketing ROI.</w:t>
      </w:r>
    </w:p>
    <w:p w14:paraId="23EEB785" w14:textId="77777777" w:rsidR="00400717" w:rsidRPr="00180BA7" w:rsidRDefault="00400717" w:rsidP="00400717">
      <w:pPr>
        <w:outlineLvl w:val="0"/>
        <w:rPr>
          <w:i/>
        </w:rPr>
      </w:pPr>
      <w:r w:rsidRPr="00180BA7">
        <w:rPr>
          <w:i/>
        </w:rPr>
        <w:t>Promoted</w:t>
      </w:r>
      <w:r>
        <w:rPr>
          <w:i/>
        </w:rPr>
        <w:t xml:space="preserve"> </w:t>
      </w:r>
      <w:r w:rsidRPr="00180BA7">
        <w:rPr>
          <w:i/>
        </w:rPr>
        <w:t xml:space="preserve">to </w:t>
      </w:r>
      <w:r>
        <w:rPr>
          <w:i/>
        </w:rPr>
        <w:t>drive</w:t>
      </w:r>
      <w:r w:rsidRPr="00180BA7">
        <w:rPr>
          <w:i/>
        </w:rPr>
        <w:t xml:space="preserve"> </w:t>
      </w:r>
      <w:r>
        <w:rPr>
          <w:i/>
        </w:rPr>
        <w:t>analytics,</w:t>
      </w:r>
      <w:r w:rsidRPr="00180BA7">
        <w:rPr>
          <w:i/>
        </w:rPr>
        <w:t xml:space="preserve"> </w:t>
      </w:r>
      <w:r>
        <w:rPr>
          <w:i/>
        </w:rPr>
        <w:t>machine learning, and integrations</w:t>
      </w:r>
      <w:r w:rsidRPr="00180BA7">
        <w:rPr>
          <w:i/>
        </w:rPr>
        <w:t xml:space="preserve"> </w:t>
      </w:r>
      <w:r>
        <w:rPr>
          <w:i/>
        </w:rPr>
        <w:t xml:space="preserve">teams for GoToWebinar platform </w:t>
      </w:r>
    </w:p>
    <w:p w14:paraId="180323FD" w14:textId="77777777" w:rsidR="00400717" w:rsidRPr="004D3F81" w:rsidRDefault="00400717" w:rsidP="00400717">
      <w:pPr>
        <w:pStyle w:val="ListParagraph"/>
        <w:numPr>
          <w:ilvl w:val="0"/>
          <w:numId w:val="9"/>
        </w:numPr>
        <w:ind w:right="900"/>
        <w:rPr>
          <w:rFonts w:ascii="Calibri" w:hAnsi="Calibri" w:cs="Calibri"/>
          <w:color w:val="FF0000"/>
          <w:sz w:val="22"/>
          <w:szCs w:val="22"/>
        </w:rPr>
      </w:pPr>
      <w:r w:rsidRPr="004D3F81">
        <w:rPr>
          <w:rFonts w:ascii="Calibri" w:hAnsi="Calibri" w:cs="Calibri"/>
          <w:color w:val="FF0000"/>
          <w:sz w:val="22"/>
          <w:szCs w:val="22"/>
        </w:rPr>
        <w:t>Improved time to value 520% and retention 24% by reimagining GoToWebinar’s self-service analytics experience.</w:t>
      </w:r>
    </w:p>
    <w:p w14:paraId="4B885D01" w14:textId="77777777" w:rsidR="00400717" w:rsidRPr="00147B9B" w:rsidRDefault="00400717" w:rsidP="00400717">
      <w:pPr>
        <w:pStyle w:val="ListParagraph"/>
        <w:numPr>
          <w:ilvl w:val="0"/>
          <w:numId w:val="9"/>
        </w:numPr>
        <w:ind w:right="720"/>
        <w:rPr>
          <w:color w:val="000000" w:themeColor="text1"/>
        </w:rPr>
      </w:pPr>
    </w:p>
    <w:p w14:paraId="4964BCC4" w14:textId="77777777" w:rsidR="00400717" w:rsidRPr="00BC2530" w:rsidRDefault="00400717" w:rsidP="00400717">
      <w:pPr>
        <w:pStyle w:val="ListParagraph"/>
        <w:numPr>
          <w:ilvl w:val="0"/>
          <w:numId w:val="9"/>
        </w:numPr>
        <w:ind w:right="720"/>
        <w:rPr>
          <w:color w:val="000000" w:themeColor="text1"/>
        </w:rPr>
      </w:pPr>
      <w:r w:rsidRPr="00A97BF8">
        <w:rPr>
          <w:rFonts w:ascii="Calibri" w:hAnsi="Calibri" w:cs="Calibri"/>
          <w:color w:val="000000" w:themeColor="text1"/>
          <w:sz w:val="22"/>
          <w:szCs w:val="22"/>
        </w:rPr>
        <w:t xml:space="preserve">Increased retention 24%, engagement 300%, and decreased time to value 80% </w:t>
      </w:r>
      <w:r>
        <w:rPr>
          <w:rFonts w:ascii="Calibri" w:hAnsi="Calibri" w:cs="Calibri"/>
          <w:color w:val="000000" w:themeColor="text1"/>
          <w:sz w:val="22"/>
          <w:szCs w:val="22"/>
        </w:rPr>
        <w:t>by utilizing user-led discovery and iterative experiments of GoToWebinar’s self-service analytics experience.</w:t>
      </w:r>
    </w:p>
    <w:p w14:paraId="38AA7708" w14:textId="77777777" w:rsidR="00400717" w:rsidRPr="00C1069B" w:rsidRDefault="00400717" w:rsidP="00400717">
      <w:pPr>
        <w:pStyle w:val="ListParagraph"/>
        <w:numPr>
          <w:ilvl w:val="0"/>
          <w:numId w:val="9"/>
        </w:numPr>
        <w:ind w:right="720"/>
        <w:rPr>
          <w:color w:val="000000" w:themeColor="text1"/>
        </w:rPr>
      </w:pPr>
      <w:r>
        <w:rPr>
          <w:rFonts w:ascii="Calibri" w:hAnsi="Calibri" w:cs="Calibri"/>
          <w:color w:val="000000" w:themeColor="text1"/>
          <w:sz w:val="22"/>
          <w:szCs w:val="22"/>
        </w:rPr>
        <w:t>Improved time to value 520%, retention 24%, and engagement 300% by utilizing design thinking to iteratively re-define GoToWebinar’s self-service analytics experience.</w:t>
      </w:r>
    </w:p>
    <w:p w14:paraId="7EA540D9" w14:textId="77777777" w:rsidR="00400717" w:rsidRDefault="00400717" w:rsidP="00400717">
      <w:pPr>
        <w:pStyle w:val="ListParagraph"/>
        <w:numPr>
          <w:ilvl w:val="0"/>
          <w:numId w:val="9"/>
        </w:numPr>
        <w:ind w:right="900"/>
        <w:rPr>
          <w:rFonts w:ascii="Calibri" w:hAnsi="Calibri" w:cs="Calibri"/>
          <w:color w:val="000000" w:themeColor="text1"/>
          <w:sz w:val="22"/>
          <w:szCs w:val="22"/>
        </w:rPr>
      </w:pPr>
      <w:r w:rsidRPr="00B40B34">
        <w:rPr>
          <w:rFonts w:ascii="Calibri" w:hAnsi="Calibri" w:cs="Calibri"/>
          <w:color w:val="000000" w:themeColor="text1"/>
          <w:sz w:val="22"/>
          <w:szCs w:val="22"/>
        </w:rPr>
        <w:t>Improved time to value 52</w:t>
      </w:r>
      <w:r>
        <w:rPr>
          <w:rFonts w:ascii="Calibri" w:hAnsi="Calibri" w:cs="Calibri"/>
          <w:color w:val="000000" w:themeColor="text1"/>
          <w:sz w:val="22"/>
          <w:szCs w:val="22"/>
        </w:rPr>
        <w:t>0</w:t>
      </w:r>
      <w:r w:rsidRPr="00B40B34">
        <w:rPr>
          <w:rFonts w:ascii="Calibri" w:hAnsi="Calibri" w:cs="Calibri"/>
          <w:color w:val="000000" w:themeColor="text1"/>
          <w:sz w:val="22"/>
          <w:szCs w:val="22"/>
        </w:rPr>
        <w:t>%, retention 24%, and engagement 300% by utilizing design thinking to</w:t>
      </w:r>
      <w:r>
        <w:rPr>
          <w:rFonts w:ascii="Calibri" w:hAnsi="Calibri" w:cs="Calibri"/>
          <w:color w:val="000000" w:themeColor="text1"/>
          <w:sz w:val="22"/>
          <w:szCs w:val="22"/>
        </w:rPr>
        <w:t xml:space="preserve"> focus on customer pains and reimagine </w:t>
      </w:r>
      <w:r w:rsidRPr="00B40B34">
        <w:rPr>
          <w:rFonts w:ascii="Calibri" w:hAnsi="Calibri" w:cs="Calibri"/>
          <w:color w:val="000000" w:themeColor="text1"/>
          <w:sz w:val="22"/>
          <w:szCs w:val="22"/>
        </w:rPr>
        <w:t>GoToWebinar’s self-service analytics experience.</w:t>
      </w:r>
    </w:p>
    <w:p w14:paraId="24B5C7F5" w14:textId="77777777" w:rsidR="00400717" w:rsidRPr="00684A69" w:rsidRDefault="00400717" w:rsidP="00400717">
      <w:pPr>
        <w:pStyle w:val="ListParagraph"/>
        <w:numPr>
          <w:ilvl w:val="0"/>
          <w:numId w:val="9"/>
        </w:numPr>
        <w:ind w:right="720"/>
        <w:rPr>
          <w:color w:val="000000" w:themeColor="text1"/>
        </w:rPr>
      </w:pPr>
      <w:r w:rsidRPr="00684A69">
        <w:rPr>
          <w:color w:val="000000" w:themeColor="text1"/>
        </w:rPr>
        <w:t>Utilized design thinking to redesign</w:t>
      </w:r>
      <w:r w:rsidRPr="00684A69">
        <w:rPr>
          <w:color w:val="C45911" w:themeColor="accent2" w:themeShade="BF"/>
        </w:rPr>
        <w:t xml:space="preserve"> </w:t>
      </w:r>
      <w:r w:rsidRPr="00684A69">
        <w:rPr>
          <w:color w:val="000000" w:themeColor="text1"/>
        </w:rPr>
        <w:t>our end-to-end reporting and analytics experience that increased retention by 24%, monthly feature usage by 300% to 560k, and cut time to user value by 80%</w:t>
      </w:r>
    </w:p>
    <w:p w14:paraId="6CC4D70C" w14:textId="77777777" w:rsidR="00400717" w:rsidRPr="00684A69" w:rsidRDefault="00400717" w:rsidP="00400717">
      <w:pPr>
        <w:pStyle w:val="ListParagraph"/>
        <w:numPr>
          <w:ilvl w:val="0"/>
          <w:numId w:val="9"/>
        </w:numPr>
        <w:ind w:right="720"/>
        <w:rPr>
          <w:color w:val="000000" w:themeColor="text1"/>
        </w:rPr>
      </w:pPr>
      <w:r w:rsidRPr="00684A69">
        <w:rPr>
          <w:color w:val="000000" w:themeColor="text1"/>
        </w:rPr>
        <w:t>Utilized design thinking to redesign</w:t>
      </w:r>
      <w:r w:rsidRPr="00684A69">
        <w:rPr>
          <w:color w:val="C45911" w:themeColor="accent2" w:themeShade="BF"/>
        </w:rPr>
        <w:t xml:space="preserve"> </w:t>
      </w:r>
      <w:r w:rsidRPr="00684A69">
        <w:rPr>
          <w:color w:val="000000" w:themeColor="text1"/>
        </w:rPr>
        <w:t xml:space="preserve">our end-to-end </w:t>
      </w:r>
      <w:r w:rsidRPr="00684A69">
        <w:rPr>
          <w:color w:val="FF0000"/>
        </w:rPr>
        <w:t xml:space="preserve">analytics user </w:t>
      </w:r>
      <w:r w:rsidRPr="00684A69">
        <w:rPr>
          <w:color w:val="000000" w:themeColor="text1"/>
        </w:rPr>
        <w:t xml:space="preserve">experience </w:t>
      </w:r>
      <w:r w:rsidRPr="00684A69">
        <w:rPr>
          <w:color w:val="FF0000"/>
        </w:rPr>
        <w:t xml:space="preserve">cutting </w:t>
      </w:r>
      <w:r w:rsidRPr="00684A69">
        <w:rPr>
          <w:color w:val="000000" w:themeColor="text1"/>
        </w:rPr>
        <w:t>users’ time to value by 80%, increasing retention by 24%, and monthly feature usage by 300% to 560k</w:t>
      </w:r>
    </w:p>
    <w:p w14:paraId="567AC76B" w14:textId="77777777" w:rsidR="00400717" w:rsidRPr="00187D98" w:rsidRDefault="00400717" w:rsidP="00400717">
      <w:pPr>
        <w:pStyle w:val="ListParagraph"/>
        <w:numPr>
          <w:ilvl w:val="0"/>
          <w:numId w:val="9"/>
        </w:numPr>
        <w:ind w:right="540"/>
        <w:jc w:val="both"/>
        <w:rPr>
          <w:rFonts w:eastAsiaTheme="minorHAnsi" w:cs="Calibri"/>
          <w:b/>
          <w:bCs/>
          <w:i/>
          <w:iCs/>
          <w:color w:val="000000" w:themeColor="text1"/>
        </w:rPr>
      </w:pPr>
      <w:r w:rsidRPr="00187D98">
        <w:rPr>
          <w:rFonts w:cs="Calibri"/>
          <w:b/>
          <w:bCs/>
          <w:color w:val="000000" w:themeColor="text1"/>
        </w:rPr>
        <w:t>Utilized design thinking to reinvent customer analytics experience, skyrocketed usage 300% and retention 24% by identifying underserved pains of key user segment.</w:t>
      </w:r>
    </w:p>
    <w:p w14:paraId="3F41289E" w14:textId="77777777" w:rsidR="00400717" w:rsidRPr="00187D98" w:rsidRDefault="00400717" w:rsidP="00400717">
      <w:pPr>
        <w:pStyle w:val="ListParagraph"/>
        <w:numPr>
          <w:ilvl w:val="1"/>
          <w:numId w:val="9"/>
        </w:numPr>
        <w:ind w:right="540"/>
        <w:jc w:val="both"/>
        <w:rPr>
          <w:rFonts w:eastAsiaTheme="minorHAnsi" w:cs="Calibri"/>
          <w:b/>
          <w:bCs/>
          <w:i/>
          <w:iCs/>
          <w:color w:val="00B050"/>
        </w:rPr>
      </w:pPr>
      <w:r w:rsidRPr="00187D98">
        <w:rPr>
          <w:rFonts w:cs="Calibri"/>
          <w:b/>
          <w:bCs/>
          <w:color w:val="00B050"/>
        </w:rPr>
        <w:t>Redesigned user analytics experience that skyrocketed usage by 300% and retention by 24% by closely partnering with Design and Research to identify and solve pains of underserved use case.</w:t>
      </w:r>
    </w:p>
    <w:p w14:paraId="41BFF995" w14:textId="77777777" w:rsidR="00400717" w:rsidRPr="00187D98" w:rsidRDefault="00400717" w:rsidP="00400717">
      <w:pPr>
        <w:pStyle w:val="ListParagraph"/>
        <w:numPr>
          <w:ilvl w:val="0"/>
          <w:numId w:val="9"/>
        </w:numPr>
        <w:ind w:right="720"/>
        <w:rPr>
          <w:color w:val="000000" w:themeColor="text1"/>
        </w:rPr>
      </w:pPr>
      <w:r w:rsidRPr="00187D98">
        <w:rPr>
          <w:color w:val="000000" w:themeColor="text1"/>
        </w:rPr>
        <w:t>Redesigned our end-to-end analytics user experience by utilizing design thinking principles to cut users’ time to value by 80%, increase retention by 24% and monthly feature usage by 300% to 560k</w:t>
      </w:r>
    </w:p>
    <w:p w14:paraId="7CD6AE34" w14:textId="77777777" w:rsidR="00400717" w:rsidRPr="009B3180" w:rsidRDefault="00400717" w:rsidP="00400717">
      <w:pPr>
        <w:numPr>
          <w:ilvl w:val="0"/>
          <w:numId w:val="5"/>
        </w:numPr>
        <w:ind w:left="360" w:hanging="270"/>
        <w:rPr>
          <w:color w:val="7030A0"/>
        </w:rPr>
      </w:pPr>
      <w:r w:rsidRPr="009B3180">
        <w:rPr>
          <w:color w:val="7030A0"/>
        </w:rPr>
        <w:lastRenderedPageBreak/>
        <w:t>Increased retention by 24%, feature usage by 300% to 560k monthly interactions, and cut time to value by 80%  with new, customer-designed, front-end analytics and reporting interface</w:t>
      </w:r>
    </w:p>
    <w:p w14:paraId="52E6025E" w14:textId="77777777" w:rsidR="00400717" w:rsidRDefault="00400717" w:rsidP="00400717">
      <w:pPr>
        <w:numPr>
          <w:ilvl w:val="0"/>
          <w:numId w:val="5"/>
        </w:numPr>
        <w:ind w:left="360" w:hanging="270"/>
        <w:rPr>
          <w:color w:val="7030A0"/>
        </w:rPr>
      </w:pPr>
      <w:r w:rsidRPr="009B3180">
        <w:rPr>
          <w:color w:val="7030A0"/>
        </w:rPr>
        <w:t>Increased retention by 24%, feature usage by 300%, and cut time to value by 80%  with a customer-reimagined, empathic analytics GUI/experience/interface</w:t>
      </w:r>
    </w:p>
    <w:p w14:paraId="5CF5A531" w14:textId="77777777" w:rsidR="00400717" w:rsidRPr="006E27EB" w:rsidRDefault="00400717" w:rsidP="00400717">
      <w:pPr>
        <w:numPr>
          <w:ilvl w:val="0"/>
          <w:numId w:val="5"/>
        </w:numPr>
        <w:ind w:left="360" w:hanging="270"/>
        <w:rPr>
          <w:color w:val="7030A0"/>
        </w:rPr>
      </w:pPr>
      <w:r w:rsidRPr="006E27EB">
        <w:rPr>
          <w:color w:val="7030A0"/>
        </w:rPr>
        <w:t>Incorporated user-led redesign into new analytics experience that increased retention by 24%, feature usage by 300% to 560k monthly interactions, and cut time to value by 80%</w:t>
      </w:r>
    </w:p>
    <w:p w14:paraId="56CF28DC" w14:textId="77777777" w:rsidR="00400717" w:rsidRDefault="00400717" w:rsidP="00400717">
      <w:pPr>
        <w:numPr>
          <w:ilvl w:val="0"/>
          <w:numId w:val="5"/>
        </w:numPr>
        <w:ind w:left="360" w:hanging="270"/>
        <w:rPr>
          <w:b/>
          <w:bCs/>
          <w:color w:val="7030A0"/>
        </w:rPr>
      </w:pPr>
      <w:r w:rsidRPr="006E27EB">
        <w:rPr>
          <w:b/>
          <w:bCs/>
          <w:color w:val="7030A0"/>
        </w:rPr>
        <w:t xml:space="preserve">Utilized design thinking to reimagine GoToWebinar’s analytics experience that resulted in 24% increase in retention, 300% increase in feature usage, and cut time to value by 80%  </w:t>
      </w:r>
    </w:p>
    <w:p w14:paraId="645F5484" w14:textId="77777777" w:rsidR="00400717" w:rsidRPr="009B3180" w:rsidRDefault="00400717" w:rsidP="00400717">
      <w:pPr>
        <w:numPr>
          <w:ilvl w:val="0"/>
          <w:numId w:val="5"/>
        </w:numPr>
        <w:ind w:left="360" w:hanging="270"/>
        <w:rPr>
          <w:color w:val="7030A0"/>
        </w:rPr>
      </w:pPr>
      <w:r>
        <w:rPr>
          <w:color w:val="7030A0"/>
        </w:rPr>
        <w:t>Incorporated user-led redesign into new analytics experience that increased r</w:t>
      </w:r>
      <w:r w:rsidRPr="009B3180">
        <w:rPr>
          <w:color w:val="7030A0"/>
        </w:rPr>
        <w:t>etention by 24%, feature usage by 300% to 560k monthly interactions, and cut time to value by 80%</w:t>
      </w:r>
    </w:p>
    <w:p w14:paraId="383A2891" w14:textId="77777777" w:rsidR="00400717" w:rsidRDefault="00400717" w:rsidP="00400717">
      <w:pPr>
        <w:numPr>
          <w:ilvl w:val="0"/>
          <w:numId w:val="5"/>
        </w:numPr>
        <w:ind w:left="360" w:hanging="270"/>
        <w:rPr>
          <w:b/>
          <w:bCs/>
          <w:color w:val="7030A0"/>
        </w:rPr>
      </w:pPr>
    </w:p>
    <w:p w14:paraId="2A3309A2" w14:textId="77777777" w:rsidR="00400717" w:rsidRPr="009C4BF8" w:rsidRDefault="00400717" w:rsidP="00400717">
      <w:pPr>
        <w:numPr>
          <w:ilvl w:val="0"/>
          <w:numId w:val="5"/>
        </w:numPr>
        <w:ind w:left="360" w:hanging="270"/>
        <w:rPr>
          <w:color w:val="7030A0"/>
        </w:rPr>
      </w:pPr>
      <w:r w:rsidRPr="009C4BF8">
        <w:rPr>
          <w:rFonts w:ascii="Lato" w:hAnsi="Lato"/>
          <w:color w:val="000000" w:themeColor="text1"/>
        </w:rPr>
        <w:t>Headed integrations strategy including upgraded APIs, webhooks, and 3</w:t>
      </w:r>
      <w:r w:rsidRPr="009C4BF8">
        <w:rPr>
          <w:rFonts w:ascii="Lato" w:hAnsi="Lato"/>
          <w:color w:val="000000" w:themeColor="text1"/>
          <w:vertAlign w:val="superscript"/>
        </w:rPr>
        <w:t>rd</w:t>
      </w:r>
      <w:r w:rsidRPr="009C4BF8">
        <w:rPr>
          <w:rFonts w:ascii="Lato" w:hAnsi="Lato"/>
          <w:color w:val="000000" w:themeColor="text1"/>
        </w:rPr>
        <w:t xml:space="preserve"> party partnerships.</w:t>
      </w:r>
    </w:p>
    <w:p w14:paraId="03056638" w14:textId="77777777" w:rsidR="00400717" w:rsidRDefault="00400717" w:rsidP="00400717">
      <w:pPr>
        <w:numPr>
          <w:ilvl w:val="0"/>
          <w:numId w:val="5"/>
        </w:numPr>
        <w:ind w:left="360" w:hanging="270"/>
        <w:rPr>
          <w:color w:val="FF0000"/>
        </w:rPr>
      </w:pPr>
    </w:p>
    <w:p w14:paraId="012F2812" w14:textId="77777777" w:rsidR="00400717" w:rsidRPr="00181355" w:rsidRDefault="00400717" w:rsidP="00400717">
      <w:pPr>
        <w:numPr>
          <w:ilvl w:val="0"/>
          <w:numId w:val="5"/>
        </w:numPr>
        <w:ind w:left="360" w:hanging="270"/>
        <w:rPr>
          <w:color w:val="00B0F0"/>
        </w:rPr>
      </w:pPr>
      <w:r w:rsidRPr="00181355">
        <w:rPr>
          <w:color w:val="00B0F0"/>
        </w:rPr>
        <w:t xml:space="preserve">Spearheaded GDPR compliance for $600M business unit with Legal, Security, Engineering, Marketing, and Customer Care to boost brand reputation, data management, and Marketing ROI </w:t>
      </w:r>
    </w:p>
    <w:p w14:paraId="0920F716" w14:textId="77777777" w:rsidR="00400717" w:rsidRDefault="00400717" w:rsidP="00400717">
      <w:pPr>
        <w:numPr>
          <w:ilvl w:val="0"/>
          <w:numId w:val="5"/>
        </w:numPr>
        <w:ind w:left="360" w:hanging="270"/>
        <w:rPr>
          <w:color w:val="00B0F0"/>
        </w:rPr>
      </w:pPr>
      <w:r w:rsidRPr="009B3180">
        <w:rPr>
          <w:color w:val="00B0F0"/>
        </w:rPr>
        <w:t>Spearheaded GDPR compliance for main business unit, worked with Legal, Security, Engineering, Marketing, and Customer Care to deliver 100% compliance before enforcement date</w:t>
      </w:r>
    </w:p>
    <w:p w14:paraId="50B3C879" w14:textId="77777777" w:rsidR="00400717" w:rsidRPr="00181355" w:rsidRDefault="00400717" w:rsidP="00400717">
      <w:pPr>
        <w:numPr>
          <w:ilvl w:val="0"/>
          <w:numId w:val="5"/>
        </w:numPr>
        <w:ind w:left="360" w:hanging="270"/>
        <w:rPr>
          <w:b/>
          <w:bCs/>
          <w:color w:val="00B0F0"/>
        </w:rPr>
      </w:pPr>
      <w:r w:rsidRPr="00181355">
        <w:rPr>
          <w:b/>
          <w:bCs/>
          <w:color w:val="00B0F0"/>
        </w:rPr>
        <w:t>Spearheaded GDPR compliance initiative for $600M business unit, saving $3M ARR by addressing non-obvious customer behavior, improving data management processes, and boosting marketing ROI</w:t>
      </w:r>
    </w:p>
    <w:p w14:paraId="1C1EAD98" w14:textId="77777777" w:rsidR="00400717" w:rsidRPr="009B3180" w:rsidRDefault="00400717" w:rsidP="00400717">
      <w:pPr>
        <w:numPr>
          <w:ilvl w:val="0"/>
          <w:numId w:val="5"/>
        </w:numPr>
        <w:ind w:left="360" w:hanging="270"/>
        <w:rPr>
          <w:color w:val="00B0F0"/>
        </w:rPr>
      </w:pPr>
    </w:p>
    <w:p w14:paraId="5FF671E4" w14:textId="77777777" w:rsidR="00400717" w:rsidRDefault="00400717" w:rsidP="00400717"/>
    <w:p w14:paraId="0C7C1139" w14:textId="77777777" w:rsidR="00400717" w:rsidRDefault="00400717" w:rsidP="00400717">
      <w:pPr>
        <w:numPr>
          <w:ilvl w:val="0"/>
          <w:numId w:val="5"/>
        </w:numPr>
        <w:ind w:left="360" w:hanging="270"/>
        <w:rPr>
          <w:color w:val="00B0F0"/>
        </w:rPr>
      </w:pPr>
      <w:r w:rsidRPr="009B3180">
        <w:rPr>
          <w:color w:val="00B0F0"/>
        </w:rPr>
        <w:t xml:space="preserve">Spearheaded GDPR compliance for $600M business unit with Legal, Security, Engineering, Marketing, and Customer Care to boost brand reputation, data management, and Marketing ROI </w:t>
      </w:r>
    </w:p>
    <w:p w14:paraId="0EAD5F92" w14:textId="77777777" w:rsidR="00400717" w:rsidRDefault="00400717" w:rsidP="00400717">
      <w:pPr>
        <w:tabs>
          <w:tab w:val="left" w:pos="560"/>
        </w:tabs>
        <w:autoSpaceDE w:val="0"/>
        <w:autoSpaceDN w:val="0"/>
        <w:adjustRightInd w:val="0"/>
        <w:ind w:left="560" w:right="-240"/>
        <w:rPr>
          <w:rFonts w:ascii="Lato" w:hAnsi="Lato"/>
        </w:rPr>
      </w:pPr>
      <w:r>
        <w:rPr>
          <w:rFonts w:ascii="Lato" w:hAnsi="Lato"/>
        </w:rPr>
        <w:t xml:space="preserve">Used data to convince legal and security office rto change the plan for GDPR and then got put in charge of implementing it.  (but in reverse) scale of 600M and non-obvious customer insight </w:t>
      </w:r>
    </w:p>
    <w:p w14:paraId="2C382FCB" w14:textId="77777777" w:rsidR="00400717" w:rsidRPr="009C1097" w:rsidRDefault="00400717" w:rsidP="00400717">
      <w:pPr>
        <w:numPr>
          <w:ilvl w:val="2"/>
          <w:numId w:val="4"/>
        </w:numPr>
        <w:autoSpaceDE w:val="0"/>
        <w:autoSpaceDN w:val="0"/>
        <w:adjustRightInd w:val="0"/>
        <w:ind w:left="1460" w:right="-240"/>
        <w:rPr>
          <w:rFonts w:ascii="Lato" w:hAnsi="Lato"/>
          <w:bCs/>
          <w:i/>
          <w:color w:val="FF0000"/>
          <w:w w:val="95"/>
        </w:rPr>
      </w:pPr>
      <w:r>
        <w:rPr>
          <w:rFonts w:ascii="Lato" w:hAnsi="Lato"/>
        </w:rPr>
        <w:t xml:space="preserve">Something something use case, underserved customer segment, blah blah data analysis plus </w:t>
      </w:r>
      <w:r w:rsidRPr="009C1097">
        <w:rPr>
          <w:rFonts w:ascii="Lato" w:hAnsi="Lato"/>
          <w:bCs/>
          <w:iCs/>
          <w:color w:val="FF0000"/>
          <w:w w:val="95"/>
        </w:rPr>
        <w:t>also improved data management processes</w:t>
      </w:r>
      <w:r w:rsidRPr="009C1097">
        <w:rPr>
          <w:rFonts w:ascii="Lato" w:hAnsi="Lato"/>
          <w:bCs/>
          <w:i/>
          <w:color w:val="FF0000"/>
          <w:w w:val="95"/>
        </w:rPr>
        <w:t xml:space="preserve"> and boosted marketing ROI</w:t>
      </w:r>
    </w:p>
    <w:p w14:paraId="028E4ABA" w14:textId="77777777" w:rsidR="00400717" w:rsidRPr="002E6D8A" w:rsidRDefault="00400717" w:rsidP="00400717">
      <w:pPr>
        <w:pStyle w:val="ListParagraph"/>
        <w:numPr>
          <w:ilvl w:val="0"/>
          <w:numId w:val="15"/>
        </w:numPr>
        <w:tabs>
          <w:tab w:val="left" w:pos="560"/>
        </w:tabs>
        <w:autoSpaceDE w:val="0"/>
        <w:autoSpaceDN w:val="0"/>
        <w:adjustRightInd w:val="0"/>
        <w:ind w:left="1280" w:right="-240"/>
        <w:rPr>
          <w:rFonts w:ascii="Lato" w:hAnsi="Lato"/>
        </w:rPr>
      </w:pPr>
    </w:p>
    <w:p w14:paraId="27D57C17" w14:textId="77777777" w:rsidR="00400717" w:rsidRPr="003311EB" w:rsidRDefault="00400717" w:rsidP="00400717">
      <w:pPr>
        <w:numPr>
          <w:ilvl w:val="0"/>
          <w:numId w:val="4"/>
        </w:numPr>
        <w:tabs>
          <w:tab w:val="left" w:pos="560"/>
        </w:tabs>
        <w:autoSpaceDE w:val="0"/>
        <w:autoSpaceDN w:val="0"/>
        <w:adjustRightInd w:val="0"/>
        <w:ind w:left="1100" w:right="-240"/>
        <w:rPr>
          <w:rFonts w:ascii="Lato" w:hAnsi="Lato"/>
          <w:b/>
          <w:bCs/>
          <w:u w:val="single"/>
        </w:rPr>
      </w:pPr>
      <w:r w:rsidRPr="003311EB">
        <w:rPr>
          <w:rFonts w:ascii="Lato" w:hAnsi="Lato"/>
          <w:b/>
          <w:iCs/>
          <w:color w:val="FF0000"/>
          <w:w w:val="95"/>
        </w:rPr>
        <w:t>Persuaded Chief Security Officer and Legal to save $3M ARR and amend GDPR compliance</w:t>
      </w:r>
      <w:r>
        <w:rPr>
          <w:rFonts w:ascii="Lato" w:hAnsi="Lato"/>
          <w:bCs/>
          <w:iCs/>
          <w:color w:val="FF0000"/>
          <w:w w:val="95"/>
        </w:rPr>
        <w:t xml:space="preserve"> by identifying at-risk core customer subset with atypical behavior patterns</w:t>
      </w:r>
    </w:p>
    <w:p w14:paraId="440652E1" w14:textId="77777777" w:rsidR="00400717" w:rsidRPr="003311EB" w:rsidRDefault="00400717" w:rsidP="00400717">
      <w:pPr>
        <w:pStyle w:val="ListParagraph"/>
        <w:numPr>
          <w:ilvl w:val="3"/>
          <w:numId w:val="13"/>
        </w:numPr>
        <w:tabs>
          <w:tab w:val="left" w:pos="560"/>
        </w:tabs>
        <w:autoSpaceDE w:val="0"/>
        <w:autoSpaceDN w:val="0"/>
        <w:adjustRightInd w:val="0"/>
        <w:ind w:left="1280" w:right="-240"/>
        <w:rPr>
          <w:rFonts w:ascii="Lato" w:hAnsi="Lato"/>
          <w:b/>
          <w:bCs/>
          <w:u w:val="single"/>
        </w:rPr>
      </w:pPr>
      <w:r w:rsidRPr="003311EB">
        <w:rPr>
          <w:rFonts w:ascii="Lato" w:hAnsi="Lato"/>
          <w:bCs/>
          <w:iCs/>
          <w:color w:val="FF0000"/>
          <w:w w:val="95"/>
        </w:rPr>
        <w:t>Persuaded Chief Security Officer and Legal to secure $3M ARR for $100M product by amending GDPR guidelines identifying at-risk customer segment with atypical behavior patterns</w:t>
      </w:r>
    </w:p>
    <w:p w14:paraId="41A64805" w14:textId="77777777" w:rsidR="00400717" w:rsidRPr="003311EB" w:rsidRDefault="00400717" w:rsidP="00400717">
      <w:pPr>
        <w:pStyle w:val="ListParagraph"/>
        <w:numPr>
          <w:ilvl w:val="3"/>
          <w:numId w:val="13"/>
        </w:numPr>
        <w:tabs>
          <w:tab w:val="left" w:pos="560"/>
        </w:tabs>
        <w:autoSpaceDE w:val="0"/>
        <w:autoSpaceDN w:val="0"/>
        <w:adjustRightInd w:val="0"/>
        <w:ind w:left="1280" w:right="-240"/>
        <w:rPr>
          <w:rFonts w:ascii="Lato" w:hAnsi="Lato"/>
          <w:b/>
          <w:bCs/>
          <w:u w:val="single"/>
        </w:rPr>
      </w:pPr>
      <w:r w:rsidRPr="003311EB">
        <w:rPr>
          <w:rFonts w:ascii="Lato" w:hAnsi="Lato"/>
          <w:b/>
          <w:iCs/>
          <w:color w:val="FF0000"/>
          <w:w w:val="95"/>
        </w:rPr>
        <w:t>Persuaded Chief Security Officer and Legal to amend GDPR compliance and save $3M ARR</w:t>
      </w:r>
      <w:r w:rsidRPr="003311EB">
        <w:rPr>
          <w:rFonts w:ascii="Lato" w:hAnsi="Lato"/>
          <w:bCs/>
          <w:iCs/>
          <w:color w:val="FF0000"/>
          <w:w w:val="95"/>
        </w:rPr>
        <w:t xml:space="preserve"> by identifying at-risk core customer subset with atypical behavior patterns</w:t>
      </w:r>
    </w:p>
    <w:p w14:paraId="2325D032" w14:textId="77777777" w:rsidR="00400717" w:rsidRDefault="00400717" w:rsidP="00400717">
      <w:pPr>
        <w:tabs>
          <w:tab w:val="left" w:pos="560"/>
        </w:tabs>
        <w:autoSpaceDE w:val="0"/>
        <w:autoSpaceDN w:val="0"/>
        <w:adjustRightInd w:val="0"/>
        <w:ind w:left="560" w:right="-240"/>
        <w:rPr>
          <w:rFonts w:ascii="Lato" w:hAnsi="Lato"/>
        </w:rPr>
      </w:pPr>
    </w:p>
    <w:p w14:paraId="7CB0C29C" w14:textId="77777777" w:rsidR="00400717" w:rsidRPr="009C1097" w:rsidRDefault="00400717" w:rsidP="00400717">
      <w:pPr>
        <w:numPr>
          <w:ilvl w:val="2"/>
          <w:numId w:val="4"/>
        </w:numPr>
        <w:autoSpaceDE w:val="0"/>
        <w:autoSpaceDN w:val="0"/>
        <w:adjustRightInd w:val="0"/>
        <w:ind w:left="1460" w:right="-240"/>
        <w:rPr>
          <w:rFonts w:ascii="Lato" w:hAnsi="Lato"/>
          <w:bCs/>
          <w:i/>
          <w:color w:val="FF0000"/>
          <w:w w:val="95"/>
        </w:rPr>
      </w:pPr>
      <w:r w:rsidRPr="009C1097">
        <w:rPr>
          <w:rFonts w:ascii="Lato" w:hAnsi="Lato"/>
          <w:b/>
          <w:iCs/>
          <w:color w:val="FF0000"/>
          <w:w w:val="95"/>
        </w:rPr>
        <w:t>Spearheaded GDPR compliance initiative for $600M business unit, saving $3M ARR</w:t>
      </w:r>
      <w:r w:rsidRPr="009C1097">
        <w:rPr>
          <w:rFonts w:ascii="Lato" w:hAnsi="Lato"/>
          <w:bCs/>
          <w:iCs/>
          <w:color w:val="FF0000"/>
          <w:w w:val="95"/>
        </w:rPr>
        <w:t xml:space="preserve"> by addressing non-obvious customer behavior that also improved data management processes</w:t>
      </w:r>
      <w:r w:rsidRPr="009C1097">
        <w:rPr>
          <w:rFonts w:ascii="Lato" w:hAnsi="Lato"/>
          <w:bCs/>
          <w:i/>
          <w:color w:val="FF0000"/>
          <w:w w:val="95"/>
        </w:rPr>
        <w:t xml:space="preserve"> and boosted marketing ROI</w:t>
      </w:r>
    </w:p>
    <w:p w14:paraId="2426E092" w14:textId="77777777" w:rsidR="00400717" w:rsidRPr="009C1097" w:rsidRDefault="00400717" w:rsidP="00400717">
      <w:pPr>
        <w:numPr>
          <w:ilvl w:val="2"/>
          <w:numId w:val="4"/>
        </w:numPr>
        <w:autoSpaceDE w:val="0"/>
        <w:autoSpaceDN w:val="0"/>
        <w:adjustRightInd w:val="0"/>
        <w:ind w:left="1910" w:right="-240"/>
        <w:rPr>
          <w:rFonts w:ascii="Lato" w:hAnsi="Lato"/>
          <w:bCs/>
          <w:i/>
          <w:color w:val="FF0000"/>
          <w:w w:val="95"/>
        </w:rPr>
      </w:pPr>
      <w:r w:rsidRPr="009C1097">
        <w:rPr>
          <w:rFonts w:ascii="Lato" w:hAnsi="Lato"/>
          <w:b/>
          <w:iCs/>
          <w:color w:val="FF0000"/>
          <w:w w:val="95"/>
        </w:rPr>
        <w:t>Spearheaded GDPR guideline changes for $600M business unit, saving $3M ARR</w:t>
      </w:r>
      <w:r w:rsidRPr="009C1097">
        <w:rPr>
          <w:rFonts w:ascii="Lato" w:hAnsi="Lato"/>
          <w:bCs/>
          <w:iCs/>
          <w:color w:val="FF0000"/>
          <w:w w:val="95"/>
        </w:rPr>
        <w:t xml:space="preserve"> by addressing non-obvious customer behavior to align compliance and business needs with customer expectations</w:t>
      </w:r>
    </w:p>
    <w:p w14:paraId="02820B4C" w14:textId="77777777" w:rsidR="00400717" w:rsidRPr="00AD5661" w:rsidRDefault="00400717" w:rsidP="00400717">
      <w:pPr>
        <w:numPr>
          <w:ilvl w:val="0"/>
          <w:numId w:val="4"/>
        </w:numPr>
        <w:tabs>
          <w:tab w:val="left" w:pos="560"/>
        </w:tabs>
        <w:autoSpaceDE w:val="0"/>
        <w:autoSpaceDN w:val="0"/>
        <w:adjustRightInd w:val="0"/>
        <w:ind w:left="1910" w:right="-240"/>
        <w:rPr>
          <w:rFonts w:ascii="Lato" w:hAnsi="Lato"/>
          <w:bCs/>
          <w:i/>
          <w:color w:val="FF0000"/>
          <w:w w:val="95"/>
        </w:rPr>
      </w:pPr>
      <w:r>
        <w:rPr>
          <w:rFonts w:ascii="Lato" w:hAnsi="Lato"/>
          <w:b/>
          <w:iCs/>
          <w:color w:val="FF0000"/>
          <w:w w:val="95"/>
        </w:rPr>
        <w:t xml:space="preserve">Spearheaded transformational change </w:t>
      </w:r>
      <w:r w:rsidRPr="00AD5661">
        <w:rPr>
          <w:rFonts w:ascii="Lato" w:hAnsi="Lato"/>
          <w:bCs/>
          <w:iCs/>
          <w:color w:val="FF0000"/>
          <w:w w:val="95"/>
        </w:rPr>
        <w:t xml:space="preserve">by showcasing non-obvious customer behavior </w:t>
      </w:r>
      <w:r>
        <w:rPr>
          <w:rFonts w:ascii="Lato" w:hAnsi="Lato"/>
          <w:bCs/>
          <w:iCs/>
          <w:color w:val="FF0000"/>
          <w:w w:val="95"/>
        </w:rPr>
        <w:t xml:space="preserve">to </w:t>
      </w:r>
      <w:r w:rsidRPr="00AD5661">
        <w:rPr>
          <w:rFonts w:ascii="Lato" w:hAnsi="Lato"/>
          <w:bCs/>
          <w:iCs/>
          <w:color w:val="FF0000"/>
          <w:w w:val="95"/>
        </w:rPr>
        <w:t>convinc</w:t>
      </w:r>
      <w:r>
        <w:rPr>
          <w:rFonts w:ascii="Lato" w:hAnsi="Lato"/>
          <w:bCs/>
          <w:iCs/>
          <w:color w:val="FF0000"/>
          <w:w w:val="95"/>
        </w:rPr>
        <w:t>e</w:t>
      </w:r>
      <w:r w:rsidRPr="00AD5661">
        <w:rPr>
          <w:rFonts w:ascii="Lato" w:hAnsi="Lato"/>
          <w:bCs/>
          <w:iCs/>
          <w:color w:val="FF0000"/>
          <w:w w:val="95"/>
        </w:rPr>
        <w:t xml:space="preserve"> CISO to revamp GDPR compliance </w:t>
      </w:r>
      <w:r>
        <w:rPr>
          <w:rFonts w:ascii="Lato" w:hAnsi="Lato"/>
          <w:bCs/>
          <w:iCs/>
          <w:color w:val="FF0000"/>
          <w:w w:val="95"/>
        </w:rPr>
        <w:t xml:space="preserve">guidelines </w:t>
      </w:r>
      <w:r w:rsidRPr="00AD5661">
        <w:rPr>
          <w:rFonts w:ascii="Lato" w:hAnsi="Lato"/>
          <w:bCs/>
          <w:iCs/>
          <w:color w:val="FF0000"/>
          <w:w w:val="95"/>
        </w:rPr>
        <w:t xml:space="preserve">saving $3M for $100M product line </w:t>
      </w:r>
    </w:p>
    <w:p w14:paraId="51F8164F" w14:textId="77777777" w:rsidR="00400717" w:rsidRPr="005C4FB6" w:rsidRDefault="00400717" w:rsidP="00400717">
      <w:pPr>
        <w:numPr>
          <w:ilvl w:val="0"/>
          <w:numId w:val="4"/>
        </w:numPr>
        <w:tabs>
          <w:tab w:val="left" w:pos="560"/>
        </w:tabs>
        <w:autoSpaceDE w:val="0"/>
        <w:autoSpaceDN w:val="0"/>
        <w:adjustRightInd w:val="0"/>
        <w:ind w:left="1910" w:right="-240"/>
        <w:rPr>
          <w:rFonts w:ascii="Lato" w:hAnsi="Lato"/>
          <w:bCs/>
          <w:i/>
          <w:color w:val="FF0000"/>
          <w:w w:val="95"/>
        </w:rPr>
      </w:pPr>
      <w:r w:rsidRPr="009C1097">
        <w:rPr>
          <w:rFonts w:ascii="Lato" w:hAnsi="Lato"/>
          <w:b/>
          <w:iCs/>
          <w:color w:val="FF0000"/>
          <w:w w:val="95"/>
        </w:rPr>
        <w:lastRenderedPageBreak/>
        <w:t>Saved $3M ARR by convincing CISO to revamp GDPR guidelines</w:t>
      </w:r>
      <w:r w:rsidRPr="009C1097">
        <w:rPr>
          <w:rFonts w:ascii="Lato" w:hAnsi="Lato"/>
          <w:bCs/>
          <w:iCs/>
          <w:color w:val="FF0000"/>
          <w:w w:val="95"/>
        </w:rPr>
        <w:t xml:space="preserve"> to be more customer supportive by showcasing non-obvious customer behavior</w:t>
      </w:r>
    </w:p>
    <w:p w14:paraId="357CBB48" w14:textId="77777777" w:rsidR="00400717" w:rsidRPr="000F5866" w:rsidRDefault="00400717" w:rsidP="00400717">
      <w:pPr>
        <w:numPr>
          <w:ilvl w:val="0"/>
          <w:numId w:val="4"/>
        </w:numPr>
        <w:tabs>
          <w:tab w:val="left" w:pos="560"/>
        </w:tabs>
        <w:autoSpaceDE w:val="0"/>
        <w:autoSpaceDN w:val="0"/>
        <w:adjustRightInd w:val="0"/>
        <w:ind w:left="1910" w:right="-240"/>
        <w:rPr>
          <w:rFonts w:ascii="Lato" w:hAnsi="Lato"/>
          <w:bCs/>
          <w:i/>
          <w:color w:val="FF0000"/>
          <w:w w:val="95"/>
        </w:rPr>
      </w:pPr>
      <w:r w:rsidRPr="009C1097">
        <w:rPr>
          <w:rFonts w:ascii="Lato" w:hAnsi="Lato"/>
          <w:b/>
          <w:iCs/>
          <w:color w:val="FF0000"/>
          <w:w w:val="95"/>
        </w:rPr>
        <w:t>Spearheaded GDPR compliance initiative for $600M business unit, saving $3M ARR</w:t>
      </w:r>
      <w:r w:rsidRPr="009C1097">
        <w:rPr>
          <w:rFonts w:ascii="Lato" w:hAnsi="Lato"/>
          <w:bCs/>
          <w:iCs/>
          <w:color w:val="FF0000"/>
          <w:w w:val="95"/>
        </w:rPr>
        <w:t xml:space="preserve"> by </w:t>
      </w:r>
      <w:r w:rsidRPr="00D15BD3">
        <w:rPr>
          <w:rFonts w:ascii="Lato" w:hAnsi="Lato"/>
          <w:bCs/>
          <w:iCs/>
          <w:color w:val="FF0000"/>
          <w:w w:val="95"/>
        </w:rPr>
        <w:t>convincing CISO to revamp guidelines to</w:t>
      </w:r>
      <w:r>
        <w:rPr>
          <w:rFonts w:ascii="Lato" w:hAnsi="Lato"/>
          <w:bCs/>
          <w:iCs/>
          <w:color w:val="FF0000"/>
          <w:w w:val="95"/>
        </w:rPr>
        <w:t xml:space="preserve"> align business needs and customer expectations</w:t>
      </w:r>
    </w:p>
    <w:p w14:paraId="3D5C8DE0" w14:textId="77777777" w:rsidR="00325808" w:rsidRPr="006D1ABD" w:rsidRDefault="00325808" w:rsidP="00325808">
      <w:pPr>
        <w:tabs>
          <w:tab w:val="right" w:pos="10080"/>
        </w:tabs>
        <w:autoSpaceDE w:val="0"/>
        <w:autoSpaceDN w:val="0"/>
        <w:adjustRightInd w:val="0"/>
        <w:ind w:left="180"/>
        <w:rPr>
          <w:rFonts w:ascii="Calibri" w:eastAsiaTheme="minorHAnsi" w:hAnsi="Calibri" w:cs="Calibri"/>
          <w:i/>
          <w:iCs/>
          <w:color w:val="000000" w:themeColor="text1"/>
          <w:sz w:val="22"/>
          <w:szCs w:val="22"/>
        </w:rPr>
      </w:pPr>
      <w:r w:rsidRPr="006D1ABD">
        <w:rPr>
          <w:rFonts w:ascii="Calibri" w:eastAsiaTheme="minorHAnsi" w:hAnsi="Calibri" w:cs="Calibri"/>
          <w:i/>
          <w:iCs/>
          <w:color w:val="000000" w:themeColor="text1"/>
          <w:sz w:val="22"/>
          <w:szCs w:val="22"/>
        </w:rPr>
        <w:t xml:space="preserve">Drove machine learning </w:t>
      </w:r>
      <w:r>
        <w:rPr>
          <w:rFonts w:ascii="Calibri" w:eastAsiaTheme="minorHAnsi" w:hAnsi="Calibri" w:cs="Calibri"/>
          <w:i/>
          <w:iCs/>
          <w:color w:val="000000" w:themeColor="text1"/>
          <w:sz w:val="22"/>
          <w:szCs w:val="22"/>
        </w:rPr>
        <w:t xml:space="preserve">growth </w:t>
      </w:r>
      <w:r w:rsidRPr="006D1ABD">
        <w:rPr>
          <w:rFonts w:ascii="Calibri" w:eastAsiaTheme="minorHAnsi" w:hAnsi="Calibri" w:cs="Calibri"/>
          <w:i/>
          <w:iCs/>
          <w:color w:val="000000" w:themeColor="text1"/>
          <w:sz w:val="22"/>
          <w:szCs w:val="22"/>
        </w:rPr>
        <w:t xml:space="preserve">strategy for $600M business unit. Owned 5 roadmaps for </w:t>
      </w:r>
      <w:r>
        <w:rPr>
          <w:rFonts w:ascii="Calibri" w:eastAsiaTheme="minorHAnsi" w:hAnsi="Calibri" w:cs="Calibri"/>
          <w:i/>
          <w:iCs/>
          <w:color w:val="000000" w:themeColor="text1"/>
          <w:sz w:val="22"/>
          <w:szCs w:val="22"/>
        </w:rPr>
        <w:t>$120M product.</w:t>
      </w:r>
    </w:p>
    <w:p w14:paraId="22BB97B4" w14:textId="77777777" w:rsidR="00325808" w:rsidRPr="00FF3845" w:rsidRDefault="00325808" w:rsidP="00325808">
      <w:pPr>
        <w:pStyle w:val="ListParagraph"/>
        <w:numPr>
          <w:ilvl w:val="0"/>
          <w:numId w:val="2"/>
        </w:numPr>
        <w:ind w:left="540" w:right="900" w:hanging="180"/>
        <w:jc w:val="both"/>
        <w:rPr>
          <w:rFonts w:ascii="Calibri" w:hAnsi="Calibri" w:cs="Calibri"/>
          <w:b/>
          <w:bCs/>
          <w:color w:val="4472C4" w:themeColor="accent1"/>
          <w:sz w:val="22"/>
          <w:szCs w:val="22"/>
        </w:rPr>
      </w:pPr>
      <w:r w:rsidRPr="00FF3845">
        <w:rPr>
          <w:rFonts w:ascii="Calibri" w:hAnsi="Calibri" w:cs="Calibri"/>
          <w:color w:val="4472C4" w:themeColor="accent1"/>
          <w:sz w:val="22"/>
          <w:szCs w:val="22"/>
        </w:rPr>
        <w:t>Boosted  retention 24% by identifying unmet customer needs and leading full product cycle to iteratively launch a customer-facing analytics experience that showcased customer ROI</w:t>
      </w:r>
      <w:r>
        <w:rPr>
          <w:rFonts w:ascii="Calibri" w:hAnsi="Calibri" w:cs="Calibri"/>
          <w:color w:val="4472C4" w:themeColor="accent1"/>
          <w:sz w:val="22"/>
          <w:szCs w:val="22"/>
        </w:rPr>
        <w:t>.</w:t>
      </w:r>
    </w:p>
    <w:p w14:paraId="11B79941" w14:textId="77777777" w:rsidR="00325808" w:rsidRPr="00B14914" w:rsidRDefault="00325808" w:rsidP="00325808">
      <w:pPr>
        <w:pStyle w:val="ListParagraph"/>
        <w:numPr>
          <w:ilvl w:val="0"/>
          <w:numId w:val="2"/>
        </w:numPr>
        <w:ind w:left="540" w:right="900" w:hanging="180"/>
        <w:rPr>
          <w:rFonts w:ascii="Calibri" w:hAnsi="Calibri" w:cs="Calibri"/>
          <w:b/>
          <w:bCs/>
          <w:color w:val="70AD47" w:themeColor="accent6"/>
          <w:sz w:val="22"/>
          <w:szCs w:val="22"/>
        </w:rPr>
      </w:pPr>
      <w:r>
        <w:rPr>
          <w:rFonts w:ascii="Calibri" w:hAnsi="Calibri" w:cs="Calibri"/>
          <w:sz w:val="22"/>
          <w:szCs w:val="22"/>
        </w:rPr>
        <w:t>Boosted  retention 24%, engagement 300% by identifying unmet customer needs and leading full product cycle to iteratively launch a customer-facing analytics experience that showcased customer ROI</w:t>
      </w:r>
    </w:p>
    <w:p w14:paraId="4B7F0351" w14:textId="77777777" w:rsidR="00325808" w:rsidRPr="00783049" w:rsidRDefault="00325808" w:rsidP="00325808">
      <w:pPr>
        <w:pStyle w:val="ListParagraph"/>
        <w:numPr>
          <w:ilvl w:val="0"/>
          <w:numId w:val="2"/>
        </w:numPr>
        <w:ind w:left="540" w:right="900" w:hanging="180"/>
        <w:rPr>
          <w:rFonts w:ascii="Calibri" w:hAnsi="Calibri" w:cs="Calibri"/>
          <w:b/>
          <w:bCs/>
          <w:color w:val="70AD47" w:themeColor="accent6"/>
          <w:sz w:val="22"/>
          <w:szCs w:val="22"/>
        </w:rPr>
      </w:pPr>
      <w:r>
        <w:rPr>
          <w:rFonts w:ascii="Calibri" w:hAnsi="Calibri" w:cs="Calibri"/>
          <w:sz w:val="22"/>
          <w:szCs w:val="22"/>
        </w:rPr>
        <w:t>Boosted retention 24% and engagment 300% by leading full product cycle to identify unmet customer needs and iteratively launch a customer-facing analytics experience to showcase customer ROI</w:t>
      </w:r>
    </w:p>
    <w:p w14:paraId="62AF16D0" w14:textId="77777777" w:rsidR="00325808" w:rsidRDefault="00325808" w:rsidP="00325808">
      <w:pPr>
        <w:numPr>
          <w:ilvl w:val="0"/>
          <w:numId w:val="2"/>
        </w:numPr>
        <w:autoSpaceDE w:val="0"/>
        <w:autoSpaceDN w:val="0"/>
        <w:adjustRightInd w:val="0"/>
        <w:rPr>
          <w:rFonts w:ascii="Calibri" w:hAnsi="Calibri" w:cs="Calibri"/>
          <w:color w:val="000000" w:themeColor="text1"/>
          <w:sz w:val="22"/>
          <w:szCs w:val="22"/>
        </w:rPr>
      </w:pPr>
    </w:p>
    <w:p w14:paraId="720B01FA" w14:textId="77777777" w:rsidR="00325808" w:rsidRDefault="00325808" w:rsidP="00325808">
      <w:pPr>
        <w:numPr>
          <w:ilvl w:val="0"/>
          <w:numId w:val="2"/>
        </w:numPr>
        <w:autoSpaceDE w:val="0"/>
        <w:autoSpaceDN w:val="0"/>
        <w:adjustRightInd w:val="0"/>
        <w:rPr>
          <w:rFonts w:ascii="Calibri" w:hAnsi="Calibri" w:cs="Calibri"/>
          <w:color w:val="000000" w:themeColor="text1"/>
          <w:sz w:val="22"/>
          <w:szCs w:val="22"/>
        </w:rPr>
      </w:pPr>
    </w:p>
    <w:p w14:paraId="2B57BA8C" w14:textId="77777777" w:rsidR="00325808" w:rsidRPr="009932FA" w:rsidRDefault="00325808" w:rsidP="00325808">
      <w:pPr>
        <w:numPr>
          <w:ilvl w:val="0"/>
          <w:numId w:val="2"/>
        </w:numPr>
        <w:autoSpaceDE w:val="0"/>
        <w:autoSpaceDN w:val="0"/>
        <w:adjustRightInd w:val="0"/>
        <w:rPr>
          <w:rFonts w:ascii="Calibri" w:hAnsi="Calibri" w:cs="Calibri"/>
          <w:color w:val="000000" w:themeColor="text1"/>
          <w:sz w:val="22"/>
          <w:szCs w:val="22"/>
        </w:rPr>
      </w:pPr>
      <w:r w:rsidRPr="009932FA">
        <w:rPr>
          <w:rFonts w:ascii="Calibri" w:hAnsi="Calibri" w:cs="Calibri"/>
          <w:color w:val="000000" w:themeColor="text1"/>
          <w:sz w:val="22"/>
          <w:szCs w:val="22"/>
        </w:rPr>
        <w:t>Redesigned user analytics experience that</w:t>
      </w:r>
      <w:r w:rsidRPr="009932FA">
        <w:rPr>
          <w:rFonts w:ascii="Calibri" w:hAnsi="Calibri" w:cs="Calibri"/>
          <w:b/>
          <w:bCs/>
          <w:color w:val="000000" w:themeColor="text1"/>
          <w:sz w:val="22"/>
          <w:szCs w:val="22"/>
        </w:rPr>
        <w:t xml:space="preserve"> skyrocketed usage by 300% and retention by 24%</w:t>
      </w:r>
      <w:r w:rsidRPr="009932FA">
        <w:rPr>
          <w:rFonts w:ascii="Calibri" w:hAnsi="Calibri" w:cs="Calibri"/>
          <w:color w:val="000000" w:themeColor="text1"/>
          <w:sz w:val="22"/>
          <w:szCs w:val="22"/>
        </w:rPr>
        <w:t xml:space="preserve"> by </w:t>
      </w:r>
      <w:r w:rsidRPr="009932FA">
        <w:rPr>
          <w:rFonts w:ascii="Calibri" w:hAnsi="Calibri" w:cs="Calibri"/>
          <w:b/>
          <w:bCs/>
          <w:color w:val="000000" w:themeColor="text1"/>
          <w:sz w:val="22"/>
          <w:szCs w:val="22"/>
        </w:rPr>
        <w:t>closely partnering with Design and Research</w:t>
      </w:r>
      <w:r w:rsidRPr="009932FA">
        <w:rPr>
          <w:rFonts w:ascii="Calibri" w:hAnsi="Calibri" w:cs="Calibri"/>
          <w:color w:val="000000" w:themeColor="text1"/>
          <w:sz w:val="22"/>
          <w:szCs w:val="22"/>
        </w:rPr>
        <w:t xml:space="preserve"> to identify and solve pains of underserved use case.</w:t>
      </w:r>
    </w:p>
    <w:p w14:paraId="5F9C67E5" w14:textId="77777777" w:rsidR="00325808" w:rsidRPr="00783049" w:rsidRDefault="00325808" w:rsidP="00325808">
      <w:pPr>
        <w:pStyle w:val="ListParagraph"/>
        <w:numPr>
          <w:ilvl w:val="0"/>
          <w:numId w:val="2"/>
        </w:numPr>
        <w:ind w:left="540" w:right="900" w:hanging="180"/>
        <w:rPr>
          <w:rFonts w:ascii="Calibri" w:hAnsi="Calibri" w:cs="Calibri"/>
          <w:b/>
          <w:bCs/>
          <w:color w:val="70AD47" w:themeColor="accent6"/>
          <w:sz w:val="22"/>
          <w:szCs w:val="22"/>
        </w:rPr>
      </w:pPr>
    </w:p>
    <w:p w14:paraId="0E4AB0A2" w14:textId="77777777" w:rsidR="00325808" w:rsidRPr="00783049" w:rsidRDefault="00325808" w:rsidP="00325808">
      <w:pPr>
        <w:ind w:right="900"/>
        <w:rPr>
          <w:rFonts w:ascii="Calibri" w:hAnsi="Calibri" w:cs="Calibri"/>
          <w:b/>
          <w:bCs/>
          <w:color w:val="70AD47" w:themeColor="accent6"/>
          <w:sz w:val="22"/>
          <w:szCs w:val="22"/>
        </w:rPr>
      </w:pPr>
    </w:p>
    <w:p w14:paraId="6266F4AA" w14:textId="77777777" w:rsidR="00325808" w:rsidRPr="0037405C" w:rsidRDefault="00325808" w:rsidP="00325808">
      <w:pPr>
        <w:pStyle w:val="ListParagraph"/>
        <w:numPr>
          <w:ilvl w:val="0"/>
          <w:numId w:val="2"/>
        </w:numPr>
        <w:ind w:left="540" w:right="900" w:hanging="180"/>
        <w:rPr>
          <w:rFonts w:ascii="Calibri" w:hAnsi="Calibri" w:cs="Calibri"/>
          <w:b/>
          <w:bCs/>
          <w:color w:val="70AD47" w:themeColor="accent6"/>
          <w:sz w:val="22"/>
          <w:szCs w:val="22"/>
        </w:rPr>
      </w:pPr>
      <w:r w:rsidRPr="0037405C">
        <w:rPr>
          <w:rFonts w:ascii="Calibri" w:hAnsi="Calibri" w:cs="Calibri"/>
          <w:b/>
          <w:bCs/>
          <w:color w:val="70AD47" w:themeColor="accent6"/>
          <w:sz w:val="22"/>
          <w:szCs w:val="22"/>
        </w:rPr>
        <w:t xml:space="preserve">Increased retention 24%, engagement 300%, and decreased time to value 80% by utilizing design thinking to iteratively simplify GoToWebinar’s customer-facing analytics experience </w:t>
      </w:r>
    </w:p>
    <w:p w14:paraId="22C51858" w14:textId="77777777" w:rsidR="00325808" w:rsidRPr="0037405C" w:rsidRDefault="00325808" w:rsidP="00325808">
      <w:pPr>
        <w:pStyle w:val="ListParagraph"/>
        <w:numPr>
          <w:ilvl w:val="0"/>
          <w:numId w:val="2"/>
        </w:numPr>
        <w:ind w:left="540" w:right="900" w:hanging="180"/>
        <w:rPr>
          <w:rFonts w:ascii="Calibri" w:hAnsi="Calibri" w:cs="Calibri"/>
          <w:color w:val="70AD47" w:themeColor="accent6"/>
          <w:sz w:val="22"/>
          <w:szCs w:val="22"/>
        </w:rPr>
      </w:pPr>
      <w:r w:rsidRPr="0037405C">
        <w:rPr>
          <w:rFonts w:ascii="Calibri" w:hAnsi="Calibri" w:cs="Calibri"/>
          <w:color w:val="70AD47" w:themeColor="accent6"/>
          <w:sz w:val="22"/>
          <w:szCs w:val="22"/>
        </w:rPr>
        <w:t xml:space="preserve">Increased retention 24%, engagement 300%, and decreased time to value 80% for GoToWebinar utilizing design thinking and experiments to refocus teams to solve </w:t>
      </w:r>
      <w:r>
        <w:rPr>
          <w:rFonts w:ascii="Calibri" w:hAnsi="Calibri" w:cs="Calibri"/>
          <w:color w:val="70AD47" w:themeColor="accent6"/>
          <w:sz w:val="22"/>
          <w:szCs w:val="22"/>
        </w:rPr>
        <w:t>core customer needs.</w:t>
      </w:r>
    </w:p>
    <w:p w14:paraId="7E43A1BC" w14:textId="77777777" w:rsidR="00325808" w:rsidRPr="0037405C" w:rsidRDefault="00325808" w:rsidP="00325808">
      <w:pPr>
        <w:pStyle w:val="ListParagraph"/>
        <w:numPr>
          <w:ilvl w:val="0"/>
          <w:numId w:val="2"/>
        </w:numPr>
        <w:ind w:left="540" w:right="900" w:hanging="180"/>
        <w:rPr>
          <w:rFonts w:ascii="Calibri" w:hAnsi="Calibri" w:cs="Calibri"/>
          <w:color w:val="70AD47" w:themeColor="accent6"/>
          <w:sz w:val="22"/>
          <w:szCs w:val="22"/>
        </w:rPr>
      </w:pPr>
      <w:r w:rsidRPr="0037405C">
        <w:rPr>
          <w:rFonts w:ascii="Calibri" w:hAnsi="Calibri" w:cs="Calibri"/>
          <w:color w:val="70AD47" w:themeColor="accent6"/>
          <w:sz w:val="22"/>
          <w:szCs w:val="22"/>
        </w:rPr>
        <w:t>Redesigned our end-to-end analytics user experience by utilizing design thinking principles to cut users’ time to value by 80%, increase retention by 24% and monthly feature usage by 300% to 560k</w:t>
      </w:r>
    </w:p>
    <w:p w14:paraId="03A0AB3A" w14:textId="77777777" w:rsidR="00325808" w:rsidRDefault="00325808" w:rsidP="00325808">
      <w:pPr>
        <w:pStyle w:val="ListParagraph"/>
        <w:numPr>
          <w:ilvl w:val="0"/>
          <w:numId w:val="2"/>
        </w:numPr>
        <w:ind w:left="540" w:right="900" w:hanging="180"/>
        <w:rPr>
          <w:rFonts w:ascii="Calibri" w:hAnsi="Calibri" w:cs="Calibri"/>
          <w:color w:val="000000" w:themeColor="text1"/>
          <w:sz w:val="22"/>
          <w:szCs w:val="22"/>
        </w:rPr>
      </w:pPr>
      <w:r w:rsidRPr="006D1ABD">
        <w:rPr>
          <w:rFonts w:ascii="Calibri" w:hAnsi="Calibri" w:cs="Calibri"/>
          <w:color w:val="000000" w:themeColor="text1"/>
          <w:sz w:val="22"/>
          <w:szCs w:val="22"/>
        </w:rPr>
        <w:t>Created 2 new revenue streams and retained $16M in revenue with 8 machine learning models.</w:t>
      </w:r>
    </w:p>
    <w:p w14:paraId="45D58259" w14:textId="77777777" w:rsidR="00325808" w:rsidRPr="00697069" w:rsidRDefault="00325808" w:rsidP="00325808">
      <w:pPr>
        <w:pStyle w:val="ListParagraph"/>
        <w:numPr>
          <w:ilvl w:val="0"/>
          <w:numId w:val="2"/>
        </w:numPr>
        <w:ind w:left="540" w:right="900" w:hanging="180"/>
        <w:rPr>
          <w:rFonts w:ascii="Calibri" w:hAnsi="Calibri" w:cs="Calibri"/>
          <w:color w:val="000000" w:themeColor="text1"/>
          <w:sz w:val="22"/>
          <w:szCs w:val="22"/>
        </w:rPr>
      </w:pPr>
      <w:r>
        <w:rPr>
          <w:rFonts w:ascii="Calibri" w:hAnsi="Calibri" w:cs="Calibri"/>
          <w:sz w:val="22"/>
          <w:szCs w:val="22"/>
        </w:rPr>
        <w:t>Productized 8 machine learning models to create 2 new products and retain $16M in revenue</w:t>
      </w:r>
    </w:p>
    <w:p w14:paraId="2AF6659A" w14:textId="77777777" w:rsidR="00325808" w:rsidRPr="002C6464" w:rsidRDefault="00325808" w:rsidP="00325808">
      <w:pPr>
        <w:pStyle w:val="ListParagraph"/>
        <w:numPr>
          <w:ilvl w:val="0"/>
          <w:numId w:val="2"/>
        </w:numPr>
        <w:ind w:left="540" w:right="900" w:hanging="180"/>
        <w:rPr>
          <w:rFonts w:ascii="Calibri" w:hAnsi="Calibri" w:cs="Calibri"/>
          <w:color w:val="000000" w:themeColor="text1"/>
          <w:sz w:val="22"/>
          <w:szCs w:val="22"/>
        </w:rPr>
      </w:pPr>
      <w:r w:rsidRPr="002C6464">
        <w:rPr>
          <w:rFonts w:ascii="Calibri" w:hAnsi="Calibri" w:cs="Calibri"/>
          <w:color w:val="000000" w:themeColor="text1"/>
          <w:sz w:val="22"/>
          <w:szCs w:val="22"/>
        </w:rPr>
        <w:t xml:space="preserve">Headed integrations strategy </w:t>
      </w:r>
      <w:r>
        <w:rPr>
          <w:rFonts w:ascii="Calibri" w:hAnsi="Calibri" w:cs="Calibri"/>
          <w:color w:val="000000" w:themeColor="text1"/>
          <w:sz w:val="22"/>
          <w:szCs w:val="22"/>
        </w:rPr>
        <w:t xml:space="preserve">to upgrade APIs and add webhooks to reduce server load by 22%. </w:t>
      </w:r>
    </w:p>
    <w:p w14:paraId="49A4938B" w14:textId="77777777" w:rsidR="00325808" w:rsidRPr="006D1ABD" w:rsidRDefault="00325808" w:rsidP="00325808">
      <w:pPr>
        <w:pStyle w:val="ListParagraph"/>
        <w:numPr>
          <w:ilvl w:val="0"/>
          <w:numId w:val="2"/>
        </w:numPr>
        <w:ind w:left="540" w:right="900" w:hanging="180"/>
        <w:jc w:val="both"/>
        <w:rPr>
          <w:rFonts w:ascii="Calibri" w:hAnsi="Calibri" w:cs="Calibri"/>
          <w:color w:val="000000" w:themeColor="text1"/>
          <w:sz w:val="22"/>
          <w:szCs w:val="22"/>
        </w:rPr>
      </w:pPr>
      <w:r w:rsidRPr="006D1ABD">
        <w:rPr>
          <w:rFonts w:ascii="Calibri" w:hAnsi="Calibri" w:cs="Calibri"/>
          <w:color w:val="000000" w:themeColor="text1"/>
          <w:sz w:val="22"/>
          <w:szCs w:val="22"/>
        </w:rPr>
        <w:t>Transformed GDPR compliance initiative for business unit by aligning Product, Legal, Security, Engineering, Marketing, and Care to boost brand loyalty, data management, and marketing ROI.</w:t>
      </w:r>
    </w:p>
    <w:p w14:paraId="675A079C" w14:textId="77777777" w:rsidR="0037405C" w:rsidRPr="006D1ABD" w:rsidRDefault="0037405C" w:rsidP="0037405C">
      <w:pPr>
        <w:tabs>
          <w:tab w:val="right" w:pos="10080"/>
        </w:tabs>
        <w:ind w:right="-36"/>
        <w:rPr>
          <w:rFonts w:ascii="Calibri" w:hAnsi="Calibri" w:cs="Calibri"/>
          <w:b/>
          <w:bCs/>
          <w:color w:val="000000" w:themeColor="text1"/>
          <w:sz w:val="22"/>
          <w:szCs w:val="22"/>
        </w:rPr>
      </w:pPr>
    </w:p>
    <w:p w14:paraId="03E2DA7F" w14:textId="77777777" w:rsidR="0037405C" w:rsidRPr="00D344E3" w:rsidRDefault="0037405C" w:rsidP="0037405C">
      <w:pPr>
        <w:tabs>
          <w:tab w:val="right" w:pos="10080"/>
        </w:tabs>
        <w:ind w:right="-36"/>
        <w:rPr>
          <w:rFonts w:asciiTheme="minorHAnsi" w:hAnsiTheme="minorHAnsi" w:cstheme="minorHAnsi"/>
          <w:b/>
          <w:bCs/>
          <w:color w:val="000000" w:themeColor="text1"/>
          <w:sz w:val="22"/>
          <w:szCs w:val="22"/>
        </w:rPr>
      </w:pPr>
      <w:r w:rsidRPr="00D344E3">
        <w:rPr>
          <w:rFonts w:asciiTheme="minorHAnsi" w:hAnsiTheme="minorHAnsi" w:cstheme="minorHAnsi"/>
          <w:b/>
          <w:bCs/>
          <w:color w:val="000000" w:themeColor="text1"/>
          <w:sz w:val="22"/>
          <w:szCs w:val="22"/>
        </w:rPr>
        <w:t>Citrix Systems</w:t>
      </w:r>
      <w:r w:rsidRPr="00D344E3">
        <w:rPr>
          <w:rFonts w:asciiTheme="minorHAnsi" w:hAnsiTheme="minorHAnsi" w:cstheme="minorHAnsi"/>
          <w:color w:val="000000" w:themeColor="text1"/>
          <w:sz w:val="22"/>
          <w:szCs w:val="22"/>
        </w:rPr>
        <w:t xml:space="preserve">, San Francisco, CA </w:t>
      </w:r>
      <w:r w:rsidRPr="00D344E3">
        <w:rPr>
          <w:rFonts w:asciiTheme="minorHAnsi" w:hAnsiTheme="minorHAnsi" w:cstheme="minorHAnsi"/>
          <w:color w:val="000000" w:themeColor="text1"/>
          <w:sz w:val="22"/>
          <w:szCs w:val="22"/>
        </w:rPr>
        <w:tab/>
      </w:r>
      <w:r w:rsidRPr="00D344E3">
        <w:rPr>
          <w:rFonts w:asciiTheme="minorHAnsi" w:hAnsiTheme="minorHAnsi" w:cstheme="minorHAnsi"/>
          <w:b/>
          <w:bCs/>
          <w:color w:val="000000" w:themeColor="text1"/>
          <w:sz w:val="22"/>
          <w:szCs w:val="22"/>
        </w:rPr>
        <w:t xml:space="preserve"> Sep 2014 – Feb 2017</w:t>
      </w:r>
    </w:p>
    <w:p w14:paraId="30E4E00D" w14:textId="77777777" w:rsidR="0037405C" w:rsidRPr="00D344E3" w:rsidRDefault="0037405C" w:rsidP="0037405C">
      <w:pPr>
        <w:rPr>
          <w:rFonts w:asciiTheme="minorHAnsi" w:eastAsiaTheme="minorHAnsi" w:hAnsiTheme="minorHAnsi" w:cstheme="minorHAnsi"/>
          <w:i/>
          <w:iCs/>
          <w:color w:val="000000" w:themeColor="text1"/>
          <w:sz w:val="22"/>
          <w:szCs w:val="22"/>
        </w:rPr>
      </w:pPr>
      <w:r w:rsidRPr="00D344E3">
        <w:rPr>
          <w:rFonts w:asciiTheme="minorHAnsi" w:eastAsiaTheme="minorHAnsi" w:hAnsiTheme="minorHAnsi" w:cstheme="minorHAnsi"/>
          <w:i/>
          <w:iCs/>
          <w:color w:val="000000" w:themeColor="text1"/>
          <w:sz w:val="22"/>
          <w:szCs w:val="22"/>
        </w:rPr>
        <w:t>Multi-billion-dollar SaaS company providing security, cloud computing, and collaboration software.</w:t>
      </w:r>
    </w:p>
    <w:p w14:paraId="5774291D" w14:textId="77777777" w:rsidR="0037405C" w:rsidRPr="00D344E3" w:rsidRDefault="0037405C" w:rsidP="0037405C">
      <w:pPr>
        <w:tabs>
          <w:tab w:val="right" w:pos="10080"/>
        </w:tabs>
        <w:autoSpaceDE w:val="0"/>
        <w:autoSpaceDN w:val="0"/>
        <w:adjustRightInd w:val="0"/>
        <w:rPr>
          <w:rFonts w:asciiTheme="minorHAnsi" w:hAnsiTheme="minorHAnsi" w:cstheme="minorHAnsi"/>
          <w:b/>
          <w:bCs/>
          <w:color w:val="000000" w:themeColor="text1"/>
          <w:sz w:val="22"/>
          <w:szCs w:val="22"/>
        </w:rPr>
      </w:pPr>
      <w:r w:rsidRPr="00D344E3">
        <w:rPr>
          <w:rFonts w:asciiTheme="minorHAnsi" w:hAnsiTheme="minorHAnsi" w:cstheme="minorHAnsi"/>
          <w:b/>
          <w:bCs/>
          <w:color w:val="000000" w:themeColor="text1"/>
          <w:sz w:val="22"/>
          <w:szCs w:val="22"/>
        </w:rPr>
        <w:t xml:space="preserve">Product Line Manager </w:t>
      </w:r>
    </w:p>
    <w:p w14:paraId="1E81E6C3" w14:textId="77777777" w:rsidR="00810F1C" w:rsidRDefault="00810F1C" w:rsidP="00810F1C">
      <w:pPr>
        <w:tabs>
          <w:tab w:val="right" w:pos="10170"/>
        </w:tabs>
        <w:rPr>
          <w:rFonts w:ascii="Calibri" w:eastAsia="Calibri" w:hAnsi="Calibri" w:cs="Calibri"/>
          <w:i/>
          <w:sz w:val="20"/>
          <w:szCs w:val="20"/>
        </w:rPr>
      </w:pPr>
      <w:r>
        <w:rPr>
          <w:rFonts w:ascii="Calibri" w:eastAsia="Calibri" w:hAnsi="Calibri" w:cs="Calibri"/>
          <w:i/>
          <w:sz w:val="20"/>
          <w:szCs w:val="20"/>
        </w:rPr>
        <w:t>Led product and growth strategy for mobile, tablets, and wearables in $350M video conferencing product, GoToMeeting.</w:t>
      </w:r>
    </w:p>
    <w:p w14:paraId="787E9583" w14:textId="77777777" w:rsidR="00810F1C" w:rsidRPr="00614760" w:rsidRDefault="00810F1C" w:rsidP="00810F1C">
      <w:pPr>
        <w:numPr>
          <w:ilvl w:val="0"/>
          <w:numId w:val="22"/>
        </w:numPr>
        <w:tabs>
          <w:tab w:val="right" w:pos="10170"/>
        </w:tabs>
        <w:rPr>
          <w:sz w:val="20"/>
          <w:szCs w:val="20"/>
        </w:rPr>
      </w:pPr>
      <w:r>
        <w:rPr>
          <w:rFonts w:ascii="Calibri" w:eastAsia="Calibri" w:hAnsi="Calibri" w:cs="Calibri"/>
          <w:sz w:val="20"/>
          <w:szCs w:val="20"/>
        </w:rPr>
        <w:t>I</w:t>
      </w:r>
      <w:r w:rsidRPr="006330B5">
        <w:rPr>
          <w:rFonts w:ascii="Calibri" w:eastAsia="Calibri" w:hAnsi="Calibri" w:cs="Calibri"/>
          <w:sz w:val="20"/>
          <w:szCs w:val="20"/>
        </w:rPr>
        <w:t>ncreas</w:t>
      </w:r>
      <w:r>
        <w:rPr>
          <w:rFonts w:ascii="Calibri" w:eastAsia="Calibri" w:hAnsi="Calibri" w:cs="Calibri"/>
          <w:sz w:val="20"/>
          <w:szCs w:val="20"/>
        </w:rPr>
        <w:t>ed</w:t>
      </w:r>
      <w:r w:rsidRPr="006330B5">
        <w:rPr>
          <w:rFonts w:ascii="Calibri" w:eastAsia="Calibri" w:hAnsi="Calibri" w:cs="Calibri"/>
          <w:sz w:val="20"/>
          <w:szCs w:val="20"/>
        </w:rPr>
        <w:t xml:space="preserve"> MAU </w:t>
      </w:r>
      <w:r>
        <w:rPr>
          <w:rFonts w:ascii="Calibri" w:eastAsia="Calibri" w:hAnsi="Calibri" w:cs="Calibri"/>
          <w:sz w:val="20"/>
          <w:szCs w:val="20"/>
        </w:rPr>
        <w:t>8</w:t>
      </w:r>
      <w:r w:rsidRPr="006330B5">
        <w:rPr>
          <w:rFonts w:ascii="Calibri" w:eastAsia="Calibri" w:hAnsi="Calibri" w:cs="Calibri"/>
          <w:sz w:val="20"/>
          <w:szCs w:val="20"/>
        </w:rPr>
        <w:t xml:space="preserve">6% </w:t>
      </w:r>
      <w:r>
        <w:rPr>
          <w:rFonts w:ascii="Calibri" w:eastAsia="Calibri" w:hAnsi="Calibri" w:cs="Calibri"/>
          <w:sz w:val="20"/>
          <w:szCs w:val="20"/>
        </w:rPr>
        <w:t xml:space="preserve">to 560k </w:t>
      </w:r>
      <w:r w:rsidRPr="006330B5">
        <w:rPr>
          <w:rFonts w:ascii="Calibri" w:eastAsia="Calibri" w:hAnsi="Calibri" w:cs="Calibri"/>
          <w:sz w:val="20"/>
          <w:szCs w:val="20"/>
        </w:rPr>
        <w:t>in 18 months</w:t>
      </w:r>
      <w:r>
        <w:rPr>
          <w:rFonts w:ascii="Calibri" w:eastAsia="Calibri" w:hAnsi="Calibri" w:cs="Calibri"/>
          <w:sz w:val="20"/>
          <w:szCs w:val="20"/>
        </w:rPr>
        <w:t xml:space="preserve"> by redesigning app and onboarding to focus on joining a meeting in 3 taps or less.</w:t>
      </w:r>
    </w:p>
    <w:p w14:paraId="2B3AB827" w14:textId="77777777" w:rsidR="00810F1C" w:rsidRPr="00614760" w:rsidRDefault="00810F1C" w:rsidP="00810F1C">
      <w:pPr>
        <w:numPr>
          <w:ilvl w:val="0"/>
          <w:numId w:val="22"/>
        </w:numPr>
        <w:tabs>
          <w:tab w:val="right" w:pos="10170"/>
        </w:tabs>
        <w:rPr>
          <w:rFonts w:ascii="Calibri" w:eastAsia="Calibri" w:hAnsi="Calibri" w:cs="Calibri"/>
          <w:sz w:val="20"/>
          <w:szCs w:val="20"/>
        </w:rPr>
      </w:pPr>
      <w:r w:rsidRPr="00614760">
        <w:rPr>
          <w:rFonts w:ascii="Calibri" w:eastAsia="Calibri" w:hAnsi="Calibri" w:cs="Calibri"/>
          <w:sz w:val="20"/>
          <w:szCs w:val="20"/>
        </w:rPr>
        <w:t xml:space="preserve">Drove 24+ pt increase in tNPS, leading G2M </w:t>
      </w:r>
      <w:r>
        <w:rPr>
          <w:rFonts w:ascii="Calibri" w:eastAsia="Calibri" w:hAnsi="Calibri" w:cs="Calibri"/>
          <w:sz w:val="20"/>
          <w:szCs w:val="20"/>
        </w:rPr>
        <w:t>to be</w:t>
      </w:r>
      <w:r w:rsidRPr="00614760">
        <w:rPr>
          <w:rFonts w:ascii="Calibri" w:eastAsia="Calibri" w:hAnsi="Calibri" w:cs="Calibri"/>
          <w:sz w:val="20"/>
          <w:szCs w:val="20"/>
        </w:rPr>
        <w:t xml:space="preserve"> the highest-rated app among WebEx, Teams, and Zoom.</w:t>
      </w:r>
    </w:p>
    <w:p w14:paraId="06B789DC" w14:textId="77777777" w:rsidR="00810F1C" w:rsidRDefault="00810F1C" w:rsidP="00810F1C">
      <w:pPr>
        <w:numPr>
          <w:ilvl w:val="0"/>
          <w:numId w:val="22"/>
        </w:numPr>
        <w:tabs>
          <w:tab w:val="right" w:pos="10170"/>
        </w:tabs>
        <w:rPr>
          <w:rFonts w:ascii="Calibri" w:eastAsia="Calibri" w:hAnsi="Calibri" w:cs="Calibri"/>
          <w:sz w:val="20"/>
          <w:szCs w:val="20"/>
        </w:rPr>
      </w:pPr>
      <w:r>
        <w:rPr>
          <w:rFonts w:ascii="Calibri" w:eastAsia="Calibri" w:hAnsi="Calibri" w:cs="Calibri"/>
          <w:sz w:val="20"/>
          <w:szCs w:val="20"/>
        </w:rPr>
        <w:t>Improved</w:t>
      </w:r>
      <w:r w:rsidRPr="00970709">
        <w:rPr>
          <w:rFonts w:ascii="Calibri" w:eastAsia="Calibri" w:hAnsi="Calibri" w:cs="Calibri"/>
          <w:sz w:val="20"/>
          <w:szCs w:val="20"/>
        </w:rPr>
        <w:t xml:space="preserve"> release velocity</w:t>
      </w:r>
      <w:r>
        <w:rPr>
          <w:rFonts w:ascii="Calibri" w:eastAsia="Calibri" w:hAnsi="Calibri" w:cs="Calibri"/>
          <w:sz w:val="20"/>
          <w:szCs w:val="20"/>
        </w:rPr>
        <w:t xml:space="preserve"> for 5 dev teams</w:t>
      </w:r>
      <w:r w:rsidRPr="00970709">
        <w:rPr>
          <w:rFonts w:ascii="Calibri" w:eastAsia="Calibri" w:hAnsi="Calibri" w:cs="Calibri"/>
          <w:sz w:val="20"/>
          <w:szCs w:val="20"/>
        </w:rPr>
        <w:t xml:space="preserve"> by 60%</w:t>
      </w:r>
      <w:r>
        <w:rPr>
          <w:rFonts w:ascii="Calibri" w:eastAsia="Calibri" w:hAnsi="Calibri" w:cs="Calibri"/>
          <w:sz w:val="20"/>
          <w:szCs w:val="20"/>
        </w:rPr>
        <w:t xml:space="preserve"> up to 342%</w:t>
      </w:r>
      <w:r w:rsidRPr="00970709">
        <w:rPr>
          <w:rFonts w:ascii="Calibri" w:eastAsia="Calibri" w:hAnsi="Calibri" w:cs="Calibri"/>
          <w:sz w:val="20"/>
          <w:szCs w:val="20"/>
        </w:rPr>
        <w:t xml:space="preserve"> and reduc</w:t>
      </w:r>
      <w:r>
        <w:rPr>
          <w:rFonts w:ascii="Calibri" w:eastAsia="Calibri" w:hAnsi="Calibri" w:cs="Calibri"/>
          <w:sz w:val="20"/>
          <w:szCs w:val="20"/>
        </w:rPr>
        <w:t>ed</w:t>
      </w:r>
      <w:r w:rsidRPr="00970709">
        <w:rPr>
          <w:rFonts w:ascii="Calibri" w:eastAsia="Calibri" w:hAnsi="Calibri" w:cs="Calibri"/>
          <w:sz w:val="20"/>
          <w:szCs w:val="20"/>
        </w:rPr>
        <w:t xml:space="preserve"> tech debt through Lean/Agile methods.</w:t>
      </w:r>
    </w:p>
    <w:p w14:paraId="4A3080A8" w14:textId="77777777" w:rsidR="00810F1C" w:rsidRPr="00056FCA" w:rsidRDefault="00810F1C" w:rsidP="00810F1C">
      <w:pPr>
        <w:numPr>
          <w:ilvl w:val="0"/>
          <w:numId w:val="22"/>
        </w:numPr>
        <w:tabs>
          <w:tab w:val="right" w:pos="10170"/>
        </w:tabs>
        <w:rPr>
          <w:rFonts w:ascii="Calibri" w:eastAsia="Calibri" w:hAnsi="Calibri" w:cs="Calibri"/>
          <w:b/>
          <w:sz w:val="20"/>
          <w:szCs w:val="20"/>
        </w:rPr>
      </w:pPr>
      <w:r w:rsidRPr="00056FCA">
        <w:rPr>
          <w:rFonts w:ascii="Calibri" w:eastAsia="Calibri" w:hAnsi="Calibri" w:cs="Calibri"/>
          <w:sz w:val="20"/>
          <w:szCs w:val="20"/>
        </w:rPr>
        <w:t>Revived a $34M GoToMeeting project by securing executive buy-in and galvanizing team of 40+ with strategic pivots in product vision, architecture, and go-to-market strategy, saving $</w:t>
      </w:r>
      <w:r>
        <w:rPr>
          <w:rFonts w:ascii="Calibri" w:eastAsia="Calibri" w:hAnsi="Calibri" w:cs="Calibri"/>
          <w:sz w:val="20"/>
          <w:szCs w:val="20"/>
        </w:rPr>
        <w:t>8</w:t>
      </w:r>
      <w:r w:rsidRPr="00056FCA">
        <w:rPr>
          <w:rFonts w:ascii="Calibri" w:eastAsia="Calibri" w:hAnsi="Calibri" w:cs="Calibri"/>
          <w:sz w:val="20"/>
          <w:szCs w:val="20"/>
        </w:rPr>
        <w:t>M</w:t>
      </w:r>
      <w:r>
        <w:rPr>
          <w:rFonts w:ascii="Calibri" w:eastAsia="Calibri" w:hAnsi="Calibri" w:cs="Calibri"/>
          <w:sz w:val="20"/>
          <w:szCs w:val="20"/>
        </w:rPr>
        <w:t xml:space="preserve">+ in recent investment </w:t>
      </w:r>
      <w:r w:rsidRPr="00056FCA">
        <w:rPr>
          <w:rFonts w:ascii="Calibri" w:eastAsia="Calibri" w:hAnsi="Calibri" w:cs="Calibri"/>
          <w:sz w:val="20"/>
          <w:szCs w:val="20"/>
        </w:rPr>
        <w:t>and a 20% increase in beta DAU</w:t>
      </w:r>
      <w:r>
        <w:rPr>
          <w:rFonts w:ascii="Calibri" w:eastAsia="Calibri" w:hAnsi="Calibri" w:cs="Calibri"/>
          <w:sz w:val="20"/>
          <w:szCs w:val="20"/>
        </w:rPr>
        <w:t>.</w:t>
      </w:r>
    </w:p>
    <w:p w14:paraId="41C48EAA" w14:textId="77777777" w:rsidR="00810F1C" w:rsidRPr="00056FCA" w:rsidRDefault="00810F1C" w:rsidP="00810F1C">
      <w:pPr>
        <w:tabs>
          <w:tab w:val="right" w:pos="10170"/>
        </w:tabs>
        <w:ind w:left="720"/>
        <w:rPr>
          <w:rFonts w:ascii="Calibri" w:eastAsia="Calibri" w:hAnsi="Calibri" w:cs="Calibri"/>
          <w:b/>
          <w:sz w:val="20"/>
          <w:szCs w:val="20"/>
        </w:rPr>
      </w:pPr>
    </w:p>
    <w:p w14:paraId="03BAD2F8" w14:textId="77777777" w:rsidR="0037405C" w:rsidRPr="00D344E3" w:rsidRDefault="0037405C" w:rsidP="0037405C">
      <w:pPr>
        <w:tabs>
          <w:tab w:val="right" w:pos="10080"/>
        </w:tabs>
        <w:autoSpaceDE w:val="0"/>
        <w:autoSpaceDN w:val="0"/>
        <w:adjustRightInd w:val="0"/>
        <w:ind w:left="180"/>
        <w:rPr>
          <w:rFonts w:asciiTheme="minorHAnsi" w:hAnsiTheme="minorHAnsi" w:cstheme="minorHAnsi"/>
          <w:i/>
          <w:iCs/>
          <w:color w:val="000000" w:themeColor="text1"/>
          <w:sz w:val="22"/>
          <w:szCs w:val="22"/>
        </w:rPr>
      </w:pPr>
      <w:r w:rsidRPr="00D344E3">
        <w:rPr>
          <w:rFonts w:asciiTheme="minorHAnsi" w:hAnsiTheme="minorHAnsi" w:cstheme="minorHAnsi"/>
          <w:i/>
          <w:iCs/>
          <w:color w:val="000000" w:themeColor="text1"/>
          <w:sz w:val="22"/>
          <w:szCs w:val="22"/>
        </w:rPr>
        <w:t xml:space="preserve">Designed mobile strategy for iOS/Android for phones, tablets, and wearables in $350M collaboration product. </w:t>
      </w:r>
    </w:p>
    <w:p w14:paraId="313C3116" w14:textId="77777777" w:rsidR="0037405C" w:rsidRPr="00D344E3" w:rsidRDefault="0037405C" w:rsidP="0037405C">
      <w:pPr>
        <w:pStyle w:val="ListParagraph"/>
        <w:numPr>
          <w:ilvl w:val="0"/>
          <w:numId w:val="2"/>
        </w:numPr>
        <w:ind w:left="540" w:right="900" w:hanging="180"/>
        <w:jc w:val="both"/>
        <w:rPr>
          <w:rFonts w:asciiTheme="minorHAnsi" w:hAnsiTheme="minorHAnsi" w:cstheme="minorHAnsi"/>
          <w:color w:val="000000" w:themeColor="text1"/>
          <w:sz w:val="22"/>
          <w:szCs w:val="22"/>
        </w:rPr>
      </w:pPr>
      <w:r w:rsidRPr="00D344E3">
        <w:rPr>
          <w:rFonts w:asciiTheme="minorHAnsi" w:hAnsiTheme="minorHAnsi" w:cstheme="minorHAnsi"/>
          <w:color w:val="000000" w:themeColor="text1"/>
          <w:sz w:val="22"/>
          <w:szCs w:val="22"/>
        </w:rPr>
        <w:t xml:space="preserve">Grew </w:t>
      </w:r>
      <w:r>
        <w:rPr>
          <w:rFonts w:asciiTheme="minorHAnsi" w:hAnsiTheme="minorHAnsi" w:cstheme="minorHAnsi"/>
          <w:color w:val="000000" w:themeColor="text1"/>
          <w:sz w:val="22"/>
          <w:szCs w:val="22"/>
        </w:rPr>
        <w:t xml:space="preserve">active </w:t>
      </w:r>
      <w:r w:rsidRPr="00D344E3">
        <w:rPr>
          <w:rFonts w:asciiTheme="minorHAnsi" w:hAnsiTheme="minorHAnsi" w:cstheme="minorHAnsi"/>
          <w:color w:val="000000" w:themeColor="text1"/>
          <w:sz w:val="22"/>
          <w:szCs w:val="22"/>
        </w:rPr>
        <w:t>mobile us</w:t>
      </w:r>
      <w:r>
        <w:rPr>
          <w:rFonts w:asciiTheme="minorHAnsi" w:hAnsiTheme="minorHAnsi" w:cstheme="minorHAnsi"/>
          <w:color w:val="000000" w:themeColor="text1"/>
          <w:sz w:val="22"/>
          <w:szCs w:val="22"/>
        </w:rPr>
        <w:t>ers</w:t>
      </w:r>
      <w:r w:rsidRPr="00D344E3">
        <w:rPr>
          <w:rFonts w:asciiTheme="minorHAnsi" w:hAnsiTheme="minorHAnsi" w:cstheme="minorHAnsi"/>
          <w:color w:val="000000" w:themeColor="text1"/>
          <w:sz w:val="22"/>
          <w:szCs w:val="22"/>
        </w:rPr>
        <w:t xml:space="preserve"> 86% </w:t>
      </w:r>
      <w:r>
        <w:rPr>
          <w:rFonts w:asciiTheme="minorHAnsi" w:hAnsiTheme="minorHAnsi" w:cstheme="minorHAnsi"/>
          <w:color w:val="000000" w:themeColor="text1"/>
          <w:sz w:val="22"/>
          <w:szCs w:val="22"/>
        </w:rPr>
        <w:t xml:space="preserve">to 350K </w:t>
      </w:r>
      <w:r w:rsidRPr="00D344E3">
        <w:rPr>
          <w:rFonts w:asciiTheme="minorHAnsi" w:hAnsiTheme="minorHAnsi" w:cstheme="minorHAnsi"/>
          <w:color w:val="000000" w:themeColor="text1"/>
          <w:sz w:val="22"/>
          <w:szCs w:val="22"/>
        </w:rPr>
        <w:t>in 18 months by focusing on optimizing UX happy path.</w:t>
      </w:r>
    </w:p>
    <w:p w14:paraId="353EFAF1" w14:textId="1AAAE746" w:rsidR="00C31CB7" w:rsidRPr="00C31CB7" w:rsidRDefault="00C31CB7" w:rsidP="00C31CB7">
      <w:pPr>
        <w:pStyle w:val="ListParagraph"/>
        <w:numPr>
          <w:ilvl w:val="0"/>
          <w:numId w:val="2"/>
        </w:numPr>
        <w:ind w:left="540" w:right="900" w:hanging="180"/>
        <w:jc w:val="both"/>
        <w:rPr>
          <w:rFonts w:asciiTheme="minorHAnsi" w:hAnsiTheme="minorHAnsi" w:cstheme="minorHAnsi"/>
          <w:color w:val="000000" w:themeColor="text1"/>
          <w:sz w:val="22"/>
          <w:szCs w:val="22"/>
        </w:rPr>
      </w:pPr>
      <w:r w:rsidRPr="0025561A">
        <w:rPr>
          <w:rFonts w:asciiTheme="minorHAnsi" w:hAnsiTheme="minorHAnsi" w:cstheme="minorHAnsi"/>
          <w:color w:val="000000" w:themeColor="text1"/>
          <w:sz w:val="22"/>
          <w:szCs w:val="22"/>
        </w:rPr>
        <w:t xml:space="preserve">Accelerated </w:t>
      </w:r>
      <w:r>
        <w:rPr>
          <w:rFonts w:asciiTheme="minorHAnsi" w:hAnsiTheme="minorHAnsi" w:cstheme="minorHAnsi"/>
          <w:color w:val="000000" w:themeColor="text1"/>
          <w:sz w:val="22"/>
          <w:szCs w:val="22"/>
        </w:rPr>
        <w:t>development</w:t>
      </w:r>
      <w:r w:rsidRPr="0025561A">
        <w:rPr>
          <w:rFonts w:asciiTheme="minorHAnsi" w:hAnsiTheme="minorHAnsi" w:cstheme="minorHAnsi"/>
          <w:color w:val="000000" w:themeColor="text1"/>
          <w:sz w:val="22"/>
          <w:szCs w:val="22"/>
        </w:rPr>
        <w:t xml:space="preserve"> velocity 342% by adopting Agile and Lean methodologies, allowing the team to rebuild android app in 6 months</w:t>
      </w:r>
      <w:r>
        <w:rPr>
          <w:rFonts w:asciiTheme="minorHAnsi" w:hAnsiTheme="minorHAnsi" w:cstheme="minorHAnsi"/>
          <w:color w:val="000000" w:themeColor="text1"/>
          <w:sz w:val="22"/>
          <w:szCs w:val="22"/>
        </w:rPr>
        <w:t xml:space="preserve"> that</w:t>
      </w:r>
      <w:r w:rsidRPr="0025561A">
        <w:rPr>
          <w:rFonts w:asciiTheme="minorHAnsi" w:hAnsiTheme="minorHAnsi" w:cstheme="minorHAnsi"/>
          <w:color w:val="000000" w:themeColor="text1"/>
          <w:sz w:val="22"/>
          <w:szCs w:val="22"/>
        </w:rPr>
        <w:t xml:space="preserve"> drove</w:t>
      </w:r>
      <w:r>
        <w:rPr>
          <w:rFonts w:asciiTheme="minorHAnsi" w:hAnsiTheme="minorHAnsi" w:cstheme="minorHAnsi"/>
          <w:color w:val="000000" w:themeColor="text1"/>
          <w:sz w:val="22"/>
          <w:szCs w:val="22"/>
        </w:rPr>
        <w:t xml:space="preserve"> a</w:t>
      </w:r>
      <w:r w:rsidRPr="0025561A">
        <w:rPr>
          <w:rFonts w:asciiTheme="minorHAnsi" w:hAnsiTheme="minorHAnsi" w:cstheme="minorHAnsi"/>
          <w:color w:val="000000" w:themeColor="text1"/>
          <w:sz w:val="22"/>
          <w:szCs w:val="22"/>
        </w:rPr>
        <w:t xml:space="preserve"> 30% improvement in user retention.</w:t>
      </w:r>
    </w:p>
    <w:p w14:paraId="7C22F09E" w14:textId="654578FA" w:rsidR="0037405C" w:rsidRPr="00933E8E" w:rsidRDefault="0037405C" w:rsidP="0037405C">
      <w:pPr>
        <w:pStyle w:val="ListParagraph"/>
        <w:numPr>
          <w:ilvl w:val="0"/>
          <w:numId w:val="2"/>
        </w:numPr>
        <w:ind w:left="540" w:right="900" w:hanging="180"/>
        <w:jc w:val="both"/>
        <w:rPr>
          <w:rFonts w:asciiTheme="minorHAnsi" w:hAnsiTheme="minorHAnsi" w:cstheme="minorHAnsi"/>
          <w:i/>
          <w:iCs/>
          <w:color w:val="000000" w:themeColor="text1"/>
          <w:sz w:val="22"/>
          <w:szCs w:val="22"/>
        </w:rPr>
      </w:pPr>
      <w:r w:rsidRPr="00D344E3">
        <w:rPr>
          <w:rFonts w:asciiTheme="minorHAnsi" w:hAnsiTheme="minorHAnsi" w:cstheme="minorHAnsi"/>
          <w:color w:val="000000" w:themeColor="text1"/>
          <w:sz w:val="22"/>
          <w:szCs w:val="22"/>
        </w:rPr>
        <w:lastRenderedPageBreak/>
        <w:t>Rescued next gen product vision and $6M in revenue by reinspiring executive sponsors and cross-functional team</w:t>
      </w:r>
      <w:r>
        <w:rPr>
          <w:rFonts w:asciiTheme="minorHAnsi" w:hAnsiTheme="minorHAnsi" w:cstheme="minorHAnsi"/>
          <w:color w:val="000000" w:themeColor="text1"/>
          <w:sz w:val="22"/>
          <w:szCs w:val="22"/>
        </w:rPr>
        <w:t>s</w:t>
      </w:r>
      <w:r w:rsidRPr="00D344E3">
        <w:rPr>
          <w:rFonts w:asciiTheme="minorHAnsi" w:hAnsiTheme="minorHAnsi" w:cstheme="minorHAnsi"/>
          <w:color w:val="000000" w:themeColor="text1"/>
          <w:sz w:val="22"/>
          <w:szCs w:val="22"/>
        </w:rPr>
        <w:t xml:space="preserve"> with major innovations to product strategy, architecture, and go-to-market.</w:t>
      </w:r>
    </w:p>
    <w:p w14:paraId="057D4B12" w14:textId="77777777" w:rsidR="00D911B4" w:rsidRPr="00985E02" w:rsidRDefault="00D911B4" w:rsidP="00D911B4">
      <w:pPr>
        <w:pStyle w:val="ListParagraph"/>
        <w:numPr>
          <w:ilvl w:val="0"/>
          <w:numId w:val="2"/>
        </w:numPr>
        <w:ind w:left="540" w:right="900" w:hanging="180"/>
        <w:jc w:val="both"/>
        <w:rPr>
          <w:rFonts w:asciiTheme="minorHAnsi" w:hAnsiTheme="minorHAnsi" w:cstheme="minorHAnsi"/>
          <w:color w:val="FF0000"/>
          <w:sz w:val="22"/>
          <w:szCs w:val="22"/>
        </w:rPr>
      </w:pPr>
      <w:r w:rsidRPr="00985E02">
        <w:rPr>
          <w:rFonts w:asciiTheme="minorHAnsi" w:hAnsiTheme="minorHAnsi" w:cstheme="minorHAnsi"/>
          <w:color w:val="FF0000"/>
          <w:sz w:val="22"/>
          <w:szCs w:val="22"/>
        </w:rPr>
        <w:t xml:space="preserve">Pioneered the industry-first, iOS-only screen sharing, a 0 to 1 experience, enabling a new mobile use case with expected revenue impact of $12M in net new business within 12 months post GA. </w:t>
      </w:r>
    </w:p>
    <w:p w14:paraId="32B5B2BA" w14:textId="77777777" w:rsidR="00D911B4" w:rsidRPr="00985E02" w:rsidRDefault="00D911B4" w:rsidP="00D911B4">
      <w:pPr>
        <w:numPr>
          <w:ilvl w:val="0"/>
          <w:numId w:val="2"/>
        </w:numPr>
        <w:textAlignment w:val="baseline"/>
        <w:rPr>
          <w:color w:val="FF0000"/>
          <w:sz w:val="14"/>
          <w:szCs w:val="14"/>
        </w:rPr>
      </w:pPr>
      <w:r w:rsidRPr="00985E02">
        <w:rPr>
          <w:color w:val="FF0000"/>
          <w:sz w:val="21"/>
          <w:szCs w:val="21"/>
        </w:rPr>
        <w:t>Pioneered the industry-first, true screen sharing experience for iOS, enabling a new mobile use case and expected net new revenue of $12M+ within 12 months post GA</w:t>
      </w:r>
    </w:p>
    <w:p w14:paraId="4A7DE9C9" w14:textId="77777777" w:rsidR="00D911B4" w:rsidRPr="004D321C" w:rsidRDefault="00D911B4" w:rsidP="00D911B4">
      <w:pPr>
        <w:pStyle w:val="ListParagraph"/>
        <w:numPr>
          <w:ilvl w:val="0"/>
          <w:numId w:val="2"/>
        </w:numPr>
        <w:ind w:left="540" w:right="900" w:hanging="180"/>
        <w:jc w:val="both"/>
        <w:rPr>
          <w:rFonts w:asciiTheme="minorHAnsi" w:hAnsiTheme="minorHAnsi" w:cstheme="minorHAnsi"/>
          <w:color w:val="FF0000"/>
          <w:sz w:val="22"/>
          <w:szCs w:val="22"/>
        </w:rPr>
      </w:pPr>
      <w:r>
        <w:rPr>
          <w:rFonts w:asciiTheme="minorHAnsi" w:hAnsiTheme="minorHAnsi" w:cstheme="minorHAnsi"/>
          <w:color w:val="000000" w:themeColor="text1"/>
          <w:sz w:val="22"/>
          <w:szCs w:val="22"/>
        </w:rPr>
        <w:t>Pioneered iOS-only screen sharing experience with expected $12M ARR within 12 months of GA.</w:t>
      </w:r>
    </w:p>
    <w:p w14:paraId="22867D97" w14:textId="3598A07A" w:rsidR="00D911B4" w:rsidRDefault="00D911B4" w:rsidP="00D911B4">
      <w:pPr>
        <w:pStyle w:val="ListParagraph"/>
        <w:numPr>
          <w:ilvl w:val="0"/>
          <w:numId w:val="2"/>
        </w:numPr>
        <w:ind w:left="540" w:right="900" w:hanging="180"/>
        <w:jc w:val="both"/>
        <w:rPr>
          <w:rFonts w:asciiTheme="minorHAnsi" w:hAnsiTheme="minorHAnsi" w:cstheme="minorHAnsi"/>
          <w:color w:val="000000" w:themeColor="text1"/>
          <w:sz w:val="22"/>
          <w:szCs w:val="22"/>
        </w:rPr>
      </w:pPr>
      <w:r>
        <w:rPr>
          <w:rFonts w:ascii="Calibri" w:hAnsi="Calibri" w:cs="Calibri"/>
          <w:color w:val="000000"/>
          <w:sz w:val="22"/>
          <w:szCs w:val="22"/>
        </w:rPr>
        <w:t>Pioneered the industry-first, iOS screen sharing, a 0 to 1 experience, enabling a new mobile use case with expected $12M in net new revenue in first 12 months post GA.</w:t>
      </w:r>
      <w:r w:rsidRPr="00536C69">
        <w:rPr>
          <w:rFonts w:asciiTheme="minorHAnsi" w:hAnsiTheme="minorHAnsi" w:cstheme="minorHAnsi"/>
          <w:color w:val="000000" w:themeColor="text1"/>
          <w:sz w:val="22"/>
          <w:szCs w:val="22"/>
        </w:rPr>
        <w:t xml:space="preserve"> </w:t>
      </w:r>
    </w:p>
    <w:p w14:paraId="6627396A" w14:textId="77777777" w:rsidR="00933E8E" w:rsidRPr="00B05DF2" w:rsidRDefault="00933E8E" w:rsidP="00933E8E">
      <w:pPr>
        <w:pStyle w:val="ListParagraph"/>
        <w:numPr>
          <w:ilvl w:val="0"/>
          <w:numId w:val="2"/>
        </w:numPr>
        <w:ind w:left="540" w:right="900" w:hanging="180"/>
        <w:jc w:val="both"/>
        <w:rPr>
          <w:rFonts w:ascii="Calibri" w:hAnsi="Calibri" w:cs="Calibri"/>
          <w:color w:val="000000"/>
          <w:sz w:val="22"/>
          <w:szCs w:val="22"/>
        </w:rPr>
      </w:pPr>
      <w:r w:rsidRPr="00F35CE3">
        <w:rPr>
          <w:rFonts w:ascii="Calibri" w:hAnsi="Calibri" w:cs="Calibri"/>
          <w:color w:val="000000"/>
          <w:sz w:val="22"/>
          <w:szCs w:val="22"/>
        </w:rPr>
        <w:t>Led 20+ innovation tribes to 12 releases solving top 5% user pains, increasing NPS by 14 points</w:t>
      </w:r>
    </w:p>
    <w:p w14:paraId="2CD531FC" w14:textId="77777777" w:rsidR="00A71F9A" w:rsidRPr="00FA554C" w:rsidRDefault="00A71F9A" w:rsidP="00A71F9A">
      <w:pPr>
        <w:numPr>
          <w:ilvl w:val="0"/>
          <w:numId w:val="2"/>
        </w:numPr>
        <w:ind w:left="630"/>
        <w:rPr>
          <w:color w:val="0070C0"/>
        </w:rPr>
      </w:pPr>
      <w:r w:rsidRPr="00FA554C">
        <w:rPr>
          <w:color w:val="0070C0"/>
        </w:rPr>
        <w:t>Saved multi-million dollar development project from suspension by proposing an alternate product vision, revenue model, and engineering approach for the next-gen GoToMeeting experience</w:t>
      </w:r>
    </w:p>
    <w:p w14:paraId="09EB6C7D" w14:textId="77777777" w:rsidR="00A71F9A" w:rsidRPr="00180BA7" w:rsidRDefault="00A71F9A" w:rsidP="00A71F9A">
      <w:pPr>
        <w:ind w:left="630"/>
        <w:outlineLvl w:val="0"/>
      </w:pPr>
    </w:p>
    <w:p w14:paraId="27ADA604" w14:textId="77777777" w:rsidR="00A71F9A" w:rsidRDefault="00A71F9A" w:rsidP="00A71F9A">
      <w:pPr>
        <w:numPr>
          <w:ilvl w:val="0"/>
          <w:numId w:val="2"/>
        </w:numPr>
        <w:ind w:left="630"/>
        <w:rPr>
          <w:color w:val="0070C0"/>
        </w:rPr>
      </w:pPr>
      <w:r w:rsidRPr="00FA554C">
        <w:rPr>
          <w:color w:val="0070C0"/>
        </w:rPr>
        <w:t>Saved multi-million dollar development project from suspension by proposing an alternate product vision, revenue model, and engineering approach for the next-gen GoToMeeting experience</w:t>
      </w:r>
    </w:p>
    <w:p w14:paraId="4BC6C08B" w14:textId="77777777" w:rsidR="00A71F9A" w:rsidRPr="001D68BA" w:rsidRDefault="00A71F9A" w:rsidP="00A71F9A">
      <w:pPr>
        <w:numPr>
          <w:ilvl w:val="1"/>
          <w:numId w:val="2"/>
        </w:numPr>
        <w:ind w:left="630"/>
        <w:rPr>
          <w:strike/>
          <w:color w:val="0070C0"/>
        </w:rPr>
      </w:pPr>
      <w:r w:rsidRPr="001D68BA">
        <w:rPr>
          <w:strike/>
          <w:color w:val="0070C0"/>
        </w:rPr>
        <w:t>Iimpact to the business was????....</w:t>
      </w:r>
    </w:p>
    <w:p w14:paraId="22D56D37" w14:textId="77777777" w:rsidR="00A71F9A" w:rsidRPr="008F0424" w:rsidRDefault="00A71F9A" w:rsidP="00A71F9A">
      <w:pPr>
        <w:numPr>
          <w:ilvl w:val="0"/>
          <w:numId w:val="2"/>
        </w:numPr>
        <w:ind w:left="630"/>
        <w:rPr>
          <w:color w:val="000000" w:themeColor="text1"/>
        </w:rPr>
      </w:pPr>
      <w:r w:rsidRPr="008F0424">
        <w:rPr>
          <w:color w:val="000000" w:themeColor="text1"/>
        </w:rPr>
        <w:t>Saved $</w:t>
      </w:r>
      <w:r>
        <w:rPr>
          <w:color w:val="000000" w:themeColor="text1"/>
        </w:rPr>
        <w:t>6</w:t>
      </w:r>
      <w:r w:rsidRPr="008F0424">
        <w:rPr>
          <w:color w:val="000000" w:themeColor="text1"/>
        </w:rPr>
        <w:t>M+ in revenue retention by</w:t>
      </w:r>
      <w:r>
        <w:rPr>
          <w:color w:val="000000" w:themeColor="text1"/>
        </w:rPr>
        <w:t xml:space="preserve"> redirecting a languishing key development project to a narrowed</w:t>
      </w:r>
      <w:r w:rsidRPr="008F0424">
        <w:rPr>
          <w:color w:val="000000" w:themeColor="text1"/>
        </w:rPr>
        <w:t xml:space="preserve"> scope</w:t>
      </w:r>
      <w:r>
        <w:rPr>
          <w:color w:val="000000" w:themeColor="text1"/>
        </w:rPr>
        <w:t xml:space="preserve"> and</w:t>
      </w:r>
      <w:r w:rsidRPr="008F0424">
        <w:rPr>
          <w:color w:val="000000" w:themeColor="text1"/>
        </w:rPr>
        <w:t xml:space="preserve"> </w:t>
      </w:r>
      <w:r>
        <w:rPr>
          <w:color w:val="000000" w:themeColor="text1"/>
        </w:rPr>
        <w:t>simplified the technical</w:t>
      </w:r>
      <w:r w:rsidRPr="008F0424">
        <w:rPr>
          <w:color w:val="000000" w:themeColor="text1"/>
        </w:rPr>
        <w:t xml:space="preserve"> approach, go-to-market, and pricing model </w:t>
      </w:r>
    </w:p>
    <w:p w14:paraId="70CB8CDA" w14:textId="77777777" w:rsidR="00A71F9A" w:rsidRPr="00B25D58" w:rsidRDefault="00A71F9A" w:rsidP="00A71F9A">
      <w:pPr>
        <w:numPr>
          <w:ilvl w:val="0"/>
          <w:numId w:val="2"/>
        </w:numPr>
        <w:ind w:left="630"/>
        <w:rPr>
          <w:color w:val="0070C0"/>
        </w:rPr>
      </w:pPr>
      <w:r w:rsidRPr="00E53F89">
        <w:rPr>
          <w:color w:val="0070C0"/>
        </w:rPr>
        <w:t>Stepped in as turnaround PM for a troubled key development project</w:t>
      </w:r>
      <w:r>
        <w:rPr>
          <w:color w:val="0070C0"/>
        </w:rPr>
        <w:t xml:space="preserve"> saving</w:t>
      </w:r>
      <w:r w:rsidRPr="00E53F89">
        <w:rPr>
          <w:color w:val="0070C0"/>
        </w:rPr>
        <w:t xml:space="preserve"> $6M in revenue</w:t>
      </w:r>
      <w:r>
        <w:rPr>
          <w:color w:val="0070C0"/>
        </w:rPr>
        <w:t xml:space="preserve"> retention</w:t>
      </w:r>
      <w:r w:rsidRPr="00E53F89">
        <w:rPr>
          <w:color w:val="0070C0"/>
        </w:rPr>
        <w:t xml:space="preserve"> through</w:t>
      </w:r>
      <w:r>
        <w:rPr>
          <w:color w:val="0070C0"/>
        </w:rPr>
        <w:t xml:space="preserve"> redefining scope, technical approach, go-to-market, and pricing model</w:t>
      </w:r>
    </w:p>
    <w:p w14:paraId="4BE77809" w14:textId="77777777" w:rsidR="00A71F9A" w:rsidRDefault="00A71F9A" w:rsidP="00A71F9A">
      <w:pPr>
        <w:numPr>
          <w:ilvl w:val="0"/>
          <w:numId w:val="2"/>
        </w:numPr>
        <w:ind w:left="630"/>
        <w:rPr>
          <w:color w:val="0070C0"/>
        </w:rPr>
      </w:pPr>
      <w:r w:rsidRPr="00FA554C">
        <w:rPr>
          <w:color w:val="0070C0"/>
        </w:rPr>
        <w:t>Built the product vision and strategy for the next-gen GoToMeeting experience across mobile, desktop, and web endpoints with a team of 30 Designers, Architects, Engineers, and Marketers</w:t>
      </w:r>
    </w:p>
    <w:p w14:paraId="09F4E064" w14:textId="77777777" w:rsidR="00A71F9A" w:rsidRDefault="00A71F9A" w:rsidP="00A71F9A">
      <w:pPr>
        <w:numPr>
          <w:ilvl w:val="0"/>
          <w:numId w:val="2"/>
        </w:numPr>
        <w:ind w:left="630"/>
        <w:rPr>
          <w:color w:val="0070C0"/>
        </w:rPr>
      </w:pPr>
      <w:r w:rsidRPr="00494C81">
        <w:rPr>
          <w:color w:val="0070C0"/>
        </w:rPr>
        <w:t>Stepped in as turnaround PM for a troubled key development project, saving $6M in revenue retention through major revisions to scope, technical approach, go-to-market and pricing models</w:t>
      </w:r>
    </w:p>
    <w:p w14:paraId="12511E1E" w14:textId="77777777" w:rsidR="00A71F9A" w:rsidRPr="00B25D58" w:rsidRDefault="00A71F9A" w:rsidP="00A71F9A">
      <w:pPr>
        <w:numPr>
          <w:ilvl w:val="0"/>
          <w:numId w:val="2"/>
        </w:numPr>
        <w:ind w:left="630" w:right="720"/>
        <w:rPr>
          <w:b/>
          <w:bCs/>
          <w:color w:val="0070C0"/>
        </w:rPr>
      </w:pPr>
      <w:r w:rsidRPr="00B25D58">
        <w:rPr>
          <w:b/>
          <w:bCs/>
          <w:color w:val="0070C0"/>
        </w:rPr>
        <w:t>Intervened as turnaround PM for a troubled, key development project, securing $6M in revenue retention through major revisions to strategy, architecture, go-to-market, and pricing models</w:t>
      </w:r>
    </w:p>
    <w:p w14:paraId="4CFD2ACE" w14:textId="77777777" w:rsidR="00A71F9A" w:rsidRPr="00B25D58" w:rsidRDefault="00A71F9A" w:rsidP="00A71F9A">
      <w:pPr>
        <w:ind w:left="630"/>
        <w:rPr>
          <w:b/>
          <w:bCs/>
          <w:color w:val="0070C0"/>
        </w:rPr>
      </w:pPr>
    </w:p>
    <w:p w14:paraId="27600CBC" w14:textId="77777777" w:rsidR="00A71F9A" w:rsidRPr="00180BA7" w:rsidRDefault="00A71F9A" w:rsidP="00A71F9A">
      <w:pPr>
        <w:numPr>
          <w:ilvl w:val="0"/>
          <w:numId w:val="2"/>
        </w:numPr>
        <w:ind w:left="630"/>
      </w:pPr>
      <w:r>
        <w:t>Spearheaded Android redesign and iOS Grew GoToMeeting</w:t>
      </w:r>
      <w:r w:rsidRPr="00180BA7">
        <w:t xml:space="preserve"> iOS and Android </w:t>
      </w:r>
      <w:r>
        <w:t xml:space="preserve">MAU </w:t>
      </w:r>
      <w:r w:rsidRPr="00180BA7">
        <w:t>by 86%</w:t>
      </w:r>
      <w:r>
        <w:t xml:space="preserve"> in 18 months to </w:t>
      </w:r>
      <w:r w:rsidRPr="00180BA7">
        <w:t xml:space="preserve"> to exceed 880</w:t>
      </w:r>
      <w:r>
        <w:t>k</w:t>
      </w:r>
      <w:r w:rsidRPr="00180BA7">
        <w:t xml:space="preserve"> </w:t>
      </w:r>
      <w:r>
        <w:t>meetings/</w:t>
      </w:r>
      <w:r w:rsidRPr="00180BA7">
        <w:t xml:space="preserve"> 34</w:t>
      </w:r>
      <w:r>
        <w:t>0k</w:t>
      </w:r>
      <w:r w:rsidRPr="00180BA7">
        <w:t xml:space="preserve"> users</w:t>
      </w:r>
    </w:p>
    <w:p w14:paraId="2AD5515B" w14:textId="77777777" w:rsidR="00A71F9A" w:rsidRPr="00941F85" w:rsidRDefault="00A71F9A" w:rsidP="00A71F9A">
      <w:pPr>
        <w:numPr>
          <w:ilvl w:val="0"/>
          <w:numId w:val="2"/>
        </w:numPr>
        <w:ind w:left="630"/>
      </w:pPr>
      <w:r>
        <w:t>Grew</w:t>
      </w:r>
      <w:r w:rsidRPr="00180BA7">
        <w:t xml:space="preserve"> iOS and Android apps’ monthly usage by 86% to exceed 880,000 sessions and 340,000 user</w:t>
      </w:r>
      <w:r>
        <w:t>s</w:t>
      </w:r>
    </w:p>
    <w:p w14:paraId="549EC75B" w14:textId="77777777" w:rsidR="00A71F9A" w:rsidRPr="006D24A8" w:rsidRDefault="00A71F9A" w:rsidP="00A71F9A">
      <w:pPr>
        <w:numPr>
          <w:ilvl w:val="0"/>
          <w:numId w:val="2"/>
        </w:numPr>
        <w:ind w:left="630"/>
        <w:rPr>
          <w:color w:val="FF0000"/>
        </w:rPr>
      </w:pPr>
      <w:r w:rsidRPr="006D24A8">
        <w:rPr>
          <w:rFonts w:eastAsiaTheme="minorHAnsi"/>
        </w:rPr>
        <w:t>Grew GoToMeeting iOS &amp; Android usage by 86% in 18 months to 880k meetings/340k MAU</w:t>
      </w:r>
    </w:p>
    <w:p w14:paraId="6A52C9D8" w14:textId="77777777" w:rsidR="00A71F9A" w:rsidRPr="002E4645" w:rsidRDefault="00A71F9A" w:rsidP="00A71F9A">
      <w:pPr>
        <w:numPr>
          <w:ilvl w:val="0"/>
          <w:numId w:val="2"/>
        </w:numPr>
        <w:ind w:left="630" w:right="720"/>
        <w:rPr>
          <w:color w:val="FF0000"/>
        </w:rPr>
      </w:pPr>
      <w:commentRangeStart w:id="9"/>
      <w:r w:rsidRPr="0068233C">
        <w:rPr>
          <w:rFonts w:eastAsiaTheme="minorHAnsi"/>
        </w:rPr>
        <w:t xml:space="preserve">Grew iOS &amp; Android usage by 86% </w:t>
      </w:r>
      <w:r w:rsidRPr="00D25680">
        <w:rPr>
          <w:color w:val="BF8F00" w:themeColor="accent4" w:themeShade="BF"/>
        </w:rPr>
        <w:t>in 18 months</w:t>
      </w:r>
      <w:r w:rsidRPr="00CA2242">
        <w:rPr>
          <w:rFonts w:eastAsiaTheme="minorHAnsi"/>
          <w:color w:val="FFFF00"/>
        </w:rPr>
        <w:t xml:space="preserve"> </w:t>
      </w:r>
      <w:r w:rsidRPr="0068233C">
        <w:rPr>
          <w:rFonts w:eastAsiaTheme="minorHAnsi"/>
        </w:rPr>
        <w:t xml:space="preserve">to </w:t>
      </w:r>
      <w:r w:rsidRPr="0073665A">
        <w:rPr>
          <w:rFonts w:eastAsiaTheme="minorHAnsi"/>
          <w:color w:val="FF0000"/>
        </w:rPr>
        <w:t>880k meetings/340k MAU</w:t>
      </w:r>
      <w:commentRangeEnd w:id="9"/>
      <w:r w:rsidRPr="002E4645">
        <w:rPr>
          <w:rStyle w:val="CommentReference"/>
          <w:color w:val="FF0000"/>
          <w:sz w:val="24"/>
          <w:szCs w:val="24"/>
        </w:rPr>
        <w:commentReference w:id="9"/>
      </w:r>
    </w:p>
    <w:p w14:paraId="051650DE" w14:textId="77777777" w:rsidR="00A71F9A" w:rsidRPr="004919C3" w:rsidRDefault="00A71F9A" w:rsidP="00A71F9A">
      <w:pPr>
        <w:numPr>
          <w:ilvl w:val="0"/>
          <w:numId w:val="2"/>
        </w:numPr>
        <w:ind w:left="630" w:right="720"/>
        <w:rPr>
          <w:color w:val="C45911" w:themeColor="accent2" w:themeShade="BF"/>
        </w:rPr>
      </w:pPr>
      <w:r w:rsidRPr="00FA3C9A">
        <w:rPr>
          <w:rFonts w:eastAsiaTheme="minorHAnsi"/>
          <w:color w:val="C45911" w:themeColor="accent2" w:themeShade="BF"/>
        </w:rPr>
        <w:t xml:space="preserve">Grew iOS &amp; Android usage by 86% in 18 months with redesign of mobile apps and onboarding flow </w:t>
      </w:r>
    </w:p>
    <w:p w14:paraId="44290F9E" w14:textId="77777777" w:rsidR="00A71F9A" w:rsidRPr="00DF7265" w:rsidRDefault="00A71F9A" w:rsidP="00A71F9A">
      <w:pPr>
        <w:numPr>
          <w:ilvl w:val="0"/>
          <w:numId w:val="2"/>
        </w:numPr>
        <w:ind w:left="630" w:right="720"/>
        <w:rPr>
          <w:color w:val="C45911" w:themeColor="accent2" w:themeShade="BF"/>
        </w:rPr>
      </w:pPr>
      <w:r w:rsidRPr="00FA3C9A">
        <w:rPr>
          <w:rFonts w:eastAsiaTheme="minorHAnsi"/>
          <w:color w:val="C45911" w:themeColor="accent2" w:themeShade="BF"/>
        </w:rPr>
        <w:t xml:space="preserve">Grew iOS &amp; Android usage by 86% in 18 months </w:t>
      </w:r>
      <w:r>
        <w:rPr>
          <w:rFonts w:eastAsiaTheme="minorHAnsi"/>
          <w:color w:val="C45911" w:themeColor="accent2" w:themeShade="BF"/>
        </w:rPr>
        <w:t xml:space="preserve">through mobile apps’ and onboarding </w:t>
      </w:r>
      <w:r w:rsidRPr="00FA3C9A">
        <w:rPr>
          <w:rFonts w:eastAsiaTheme="minorHAnsi"/>
          <w:color w:val="C45911" w:themeColor="accent2" w:themeShade="BF"/>
        </w:rPr>
        <w:t xml:space="preserve">redesign </w:t>
      </w:r>
    </w:p>
    <w:p w14:paraId="7648F85C" w14:textId="77777777" w:rsidR="00A71F9A" w:rsidRPr="00FA3C9A" w:rsidRDefault="00A71F9A" w:rsidP="00A71F9A">
      <w:pPr>
        <w:numPr>
          <w:ilvl w:val="0"/>
          <w:numId w:val="2"/>
        </w:numPr>
        <w:ind w:left="630" w:right="720"/>
        <w:rPr>
          <w:color w:val="C45911" w:themeColor="accent2" w:themeShade="BF"/>
        </w:rPr>
      </w:pPr>
    </w:p>
    <w:p w14:paraId="686CEB10" w14:textId="77777777" w:rsidR="00A71F9A" w:rsidRPr="00C20BE8" w:rsidRDefault="00A71F9A" w:rsidP="00A71F9A">
      <w:pPr>
        <w:numPr>
          <w:ilvl w:val="0"/>
          <w:numId w:val="2"/>
        </w:numPr>
        <w:ind w:left="630"/>
        <w:rPr>
          <w:color w:val="FF0000"/>
        </w:rPr>
      </w:pPr>
      <w:r w:rsidRPr="009C5F7C">
        <w:rPr>
          <w:color w:val="C45911" w:themeColor="accent2" w:themeShade="BF"/>
        </w:rPr>
        <w:t xml:space="preserve">Grew iOS &amp; Android mobile usage by 86% in 18 months </w:t>
      </w:r>
      <w:r>
        <w:rPr>
          <w:color w:val="C45911" w:themeColor="accent2" w:themeShade="BF"/>
        </w:rPr>
        <w:t>with usability and A/B testing</w:t>
      </w:r>
    </w:p>
    <w:p w14:paraId="3582B894" w14:textId="77777777" w:rsidR="00A71F9A" w:rsidRPr="009C5F7C" w:rsidRDefault="00A71F9A" w:rsidP="00A71F9A">
      <w:pPr>
        <w:numPr>
          <w:ilvl w:val="0"/>
          <w:numId w:val="2"/>
        </w:numPr>
        <w:ind w:left="630"/>
        <w:rPr>
          <w:color w:val="FF0000"/>
        </w:rPr>
      </w:pPr>
      <w:r>
        <w:rPr>
          <w:color w:val="C45911" w:themeColor="accent2" w:themeShade="BF"/>
        </w:rPr>
        <w:t>A/B tests, usability studies, and NPS</w:t>
      </w:r>
      <w:r w:rsidRPr="009C5F7C">
        <w:rPr>
          <w:color w:val="C45911" w:themeColor="accent2" w:themeShade="BF"/>
        </w:rPr>
        <w:t xml:space="preserve"> intensive user research methods</w:t>
      </w:r>
    </w:p>
    <w:p w14:paraId="72EFD197" w14:textId="77777777" w:rsidR="00A71F9A" w:rsidRPr="002650B1" w:rsidRDefault="00A71F9A" w:rsidP="00A71F9A">
      <w:pPr>
        <w:numPr>
          <w:ilvl w:val="0"/>
          <w:numId w:val="2"/>
        </w:numPr>
        <w:ind w:left="630"/>
      </w:pPr>
      <w:r w:rsidRPr="00180BA7">
        <w:t>Improved velocity of 5 Dev teams by 60% to 340% each by optimizing teams’ Agile practice</w:t>
      </w:r>
      <w:r>
        <w:t>s</w:t>
      </w:r>
    </w:p>
    <w:p w14:paraId="75488729" w14:textId="77777777" w:rsidR="00A71F9A" w:rsidRPr="00BC1F07" w:rsidRDefault="00A71F9A" w:rsidP="00A71F9A">
      <w:pPr>
        <w:numPr>
          <w:ilvl w:val="0"/>
          <w:numId w:val="2"/>
        </w:numPr>
        <w:ind w:left="630"/>
        <w:rPr>
          <w:color w:val="000000" w:themeColor="text1"/>
        </w:rPr>
      </w:pPr>
      <w:r w:rsidRPr="00BC1F07">
        <w:rPr>
          <w:color w:val="000000" w:themeColor="text1"/>
        </w:rPr>
        <w:t>Led hackathon tribes of 40+ people to produce 15 grassroots solutions for mobile and hardware</w:t>
      </w:r>
    </w:p>
    <w:p w14:paraId="7A763317" w14:textId="77777777" w:rsidR="00A71F9A" w:rsidRPr="00BA004E" w:rsidRDefault="00A71F9A" w:rsidP="00A71F9A">
      <w:pPr>
        <w:numPr>
          <w:ilvl w:val="0"/>
          <w:numId w:val="2"/>
        </w:numPr>
        <w:ind w:left="630"/>
      </w:pPr>
      <w:r w:rsidRPr="00BA004E">
        <w:t xml:space="preserve">Led dozens of hackathon tribes to 15 releases improving user flow or solving top user-reported pains </w:t>
      </w:r>
    </w:p>
    <w:p w14:paraId="2392FBA8" w14:textId="77777777" w:rsidR="00A71F9A" w:rsidRPr="00BA004E" w:rsidRDefault="00A71F9A" w:rsidP="00A71F9A">
      <w:pPr>
        <w:numPr>
          <w:ilvl w:val="0"/>
          <w:numId w:val="2"/>
        </w:numPr>
        <w:ind w:left="630"/>
        <w:rPr>
          <w:b/>
          <w:bCs/>
          <w:color w:val="00B050"/>
        </w:rPr>
      </w:pPr>
      <w:r w:rsidRPr="00BA004E">
        <w:rPr>
          <w:b/>
          <w:bCs/>
          <w:color w:val="00B050"/>
        </w:rPr>
        <w:lastRenderedPageBreak/>
        <w:t xml:space="preserve">Led 20+ </w:t>
      </w:r>
      <w:r>
        <w:rPr>
          <w:b/>
          <w:bCs/>
          <w:color w:val="00B050"/>
        </w:rPr>
        <w:t>innovation</w:t>
      </w:r>
      <w:r w:rsidRPr="00BA004E">
        <w:rPr>
          <w:b/>
          <w:bCs/>
          <w:color w:val="00B050"/>
        </w:rPr>
        <w:t xml:space="preserve"> tribes to 12 releases solving top 5% user pains, increasing NPS by 14 points</w:t>
      </w:r>
    </w:p>
    <w:p w14:paraId="24F43193" w14:textId="77777777" w:rsidR="00810F1C" w:rsidRPr="00D344E3" w:rsidRDefault="00810F1C" w:rsidP="00810F1C">
      <w:pPr>
        <w:tabs>
          <w:tab w:val="right" w:pos="10080"/>
        </w:tabs>
        <w:autoSpaceDE w:val="0"/>
        <w:autoSpaceDN w:val="0"/>
        <w:adjustRightInd w:val="0"/>
        <w:ind w:left="180"/>
        <w:rPr>
          <w:rFonts w:asciiTheme="minorHAnsi" w:hAnsiTheme="minorHAnsi" w:cstheme="minorHAnsi"/>
          <w:i/>
          <w:iCs/>
          <w:color w:val="000000" w:themeColor="text1"/>
          <w:sz w:val="22"/>
          <w:szCs w:val="22"/>
        </w:rPr>
      </w:pPr>
      <w:r w:rsidRPr="00D344E3">
        <w:rPr>
          <w:rFonts w:asciiTheme="minorHAnsi" w:hAnsiTheme="minorHAnsi" w:cstheme="minorHAnsi"/>
          <w:i/>
          <w:iCs/>
          <w:color w:val="000000" w:themeColor="text1"/>
          <w:sz w:val="22"/>
          <w:szCs w:val="22"/>
        </w:rPr>
        <w:t xml:space="preserve">Designed mobile strategy for iOS/Android for phones, tablets, and wearables in $350M collaboration product. </w:t>
      </w:r>
    </w:p>
    <w:p w14:paraId="471E8D7F" w14:textId="77777777" w:rsidR="00810F1C" w:rsidRPr="00D344E3" w:rsidRDefault="00810F1C" w:rsidP="00810F1C">
      <w:pPr>
        <w:pStyle w:val="ListParagraph"/>
        <w:numPr>
          <w:ilvl w:val="0"/>
          <w:numId w:val="2"/>
        </w:numPr>
        <w:ind w:left="540" w:right="900" w:hanging="180"/>
        <w:jc w:val="both"/>
        <w:rPr>
          <w:rFonts w:asciiTheme="minorHAnsi" w:hAnsiTheme="minorHAnsi" w:cstheme="minorHAnsi"/>
          <w:color w:val="000000" w:themeColor="text1"/>
          <w:sz w:val="22"/>
          <w:szCs w:val="22"/>
        </w:rPr>
      </w:pPr>
      <w:r w:rsidRPr="00D344E3">
        <w:rPr>
          <w:rFonts w:asciiTheme="minorHAnsi" w:hAnsiTheme="minorHAnsi" w:cstheme="minorHAnsi"/>
          <w:color w:val="000000" w:themeColor="text1"/>
          <w:sz w:val="22"/>
          <w:szCs w:val="22"/>
        </w:rPr>
        <w:t xml:space="preserve">Grew </w:t>
      </w:r>
      <w:r>
        <w:rPr>
          <w:rFonts w:asciiTheme="minorHAnsi" w:hAnsiTheme="minorHAnsi" w:cstheme="minorHAnsi"/>
          <w:color w:val="000000" w:themeColor="text1"/>
          <w:sz w:val="22"/>
          <w:szCs w:val="22"/>
        </w:rPr>
        <w:t xml:space="preserve">active </w:t>
      </w:r>
      <w:r w:rsidRPr="00D344E3">
        <w:rPr>
          <w:rFonts w:asciiTheme="minorHAnsi" w:hAnsiTheme="minorHAnsi" w:cstheme="minorHAnsi"/>
          <w:color w:val="000000" w:themeColor="text1"/>
          <w:sz w:val="22"/>
          <w:szCs w:val="22"/>
        </w:rPr>
        <w:t>mobile us</w:t>
      </w:r>
      <w:r>
        <w:rPr>
          <w:rFonts w:asciiTheme="minorHAnsi" w:hAnsiTheme="minorHAnsi" w:cstheme="minorHAnsi"/>
          <w:color w:val="000000" w:themeColor="text1"/>
          <w:sz w:val="22"/>
          <w:szCs w:val="22"/>
        </w:rPr>
        <w:t>ers</w:t>
      </w:r>
      <w:r w:rsidRPr="00D344E3">
        <w:rPr>
          <w:rFonts w:asciiTheme="minorHAnsi" w:hAnsiTheme="minorHAnsi" w:cstheme="minorHAnsi"/>
          <w:color w:val="000000" w:themeColor="text1"/>
          <w:sz w:val="22"/>
          <w:szCs w:val="22"/>
        </w:rPr>
        <w:t xml:space="preserve"> 86% </w:t>
      </w:r>
      <w:r>
        <w:rPr>
          <w:rFonts w:asciiTheme="minorHAnsi" w:hAnsiTheme="minorHAnsi" w:cstheme="minorHAnsi"/>
          <w:color w:val="000000" w:themeColor="text1"/>
          <w:sz w:val="22"/>
          <w:szCs w:val="22"/>
        </w:rPr>
        <w:t xml:space="preserve">to 350K </w:t>
      </w:r>
      <w:r w:rsidRPr="00D344E3">
        <w:rPr>
          <w:rFonts w:asciiTheme="minorHAnsi" w:hAnsiTheme="minorHAnsi" w:cstheme="minorHAnsi"/>
          <w:color w:val="000000" w:themeColor="text1"/>
          <w:sz w:val="22"/>
          <w:szCs w:val="22"/>
        </w:rPr>
        <w:t>in 18 months by focusing on optimizing UX happy path.</w:t>
      </w:r>
    </w:p>
    <w:p w14:paraId="7A272AB5" w14:textId="77777777" w:rsidR="00810F1C" w:rsidRDefault="00810F1C" w:rsidP="00810F1C">
      <w:pPr>
        <w:pStyle w:val="ListParagraph"/>
        <w:numPr>
          <w:ilvl w:val="0"/>
          <w:numId w:val="2"/>
        </w:numPr>
        <w:ind w:left="540" w:right="900" w:hanging="180"/>
        <w:jc w:val="both"/>
        <w:rPr>
          <w:rFonts w:asciiTheme="minorHAnsi" w:hAnsiTheme="minorHAnsi" w:cstheme="minorHAnsi"/>
          <w:b/>
          <w:bCs/>
          <w:color w:val="ED7D31" w:themeColor="accent2"/>
          <w:sz w:val="22"/>
          <w:szCs w:val="22"/>
        </w:rPr>
      </w:pPr>
    </w:p>
    <w:p w14:paraId="4B9E5F55" w14:textId="77777777" w:rsidR="00810F1C" w:rsidRPr="00A62E85" w:rsidRDefault="00810F1C" w:rsidP="00810F1C">
      <w:pPr>
        <w:pStyle w:val="ListParagraph"/>
        <w:numPr>
          <w:ilvl w:val="0"/>
          <w:numId w:val="2"/>
        </w:numPr>
        <w:ind w:left="540" w:right="900" w:hanging="180"/>
        <w:jc w:val="both"/>
        <w:rPr>
          <w:rFonts w:asciiTheme="minorHAnsi" w:hAnsiTheme="minorHAnsi" w:cstheme="minorHAnsi"/>
          <w:b/>
          <w:bCs/>
          <w:color w:val="ED7D31" w:themeColor="accent2"/>
          <w:sz w:val="22"/>
          <w:szCs w:val="22"/>
        </w:rPr>
      </w:pPr>
      <w:r w:rsidRPr="00A62E85">
        <w:rPr>
          <w:rFonts w:asciiTheme="minorHAnsi" w:hAnsiTheme="minorHAnsi" w:cstheme="minorHAnsi"/>
          <w:b/>
          <w:bCs/>
          <w:color w:val="ED7D31" w:themeColor="accent2"/>
          <w:sz w:val="22"/>
          <w:szCs w:val="22"/>
        </w:rPr>
        <w:t>Accelerated development velocity 342% by adopting agile methodologies, allowing the team to rebuild android app in 6 months that drove 30% improvement in user retention.</w:t>
      </w:r>
    </w:p>
    <w:p w14:paraId="15BC2A34" w14:textId="77777777" w:rsidR="00810F1C" w:rsidRDefault="00810F1C" w:rsidP="00810F1C">
      <w:pPr>
        <w:pStyle w:val="ListParagraph"/>
        <w:numPr>
          <w:ilvl w:val="0"/>
          <w:numId w:val="2"/>
        </w:numPr>
        <w:ind w:left="540" w:right="900" w:hanging="180"/>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Accelerated dev velocity 342% with Lean processes, improving mobile retention 30% in 6 months.</w:t>
      </w:r>
    </w:p>
    <w:p w14:paraId="6EABDD10" w14:textId="77777777" w:rsidR="00810F1C" w:rsidRDefault="00810F1C" w:rsidP="00810F1C">
      <w:pPr>
        <w:pStyle w:val="ListParagraph"/>
        <w:numPr>
          <w:ilvl w:val="0"/>
          <w:numId w:val="2"/>
        </w:numPr>
        <w:ind w:left="540" w:right="900" w:hanging="180"/>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Improved mobile retention 30% in 6 months by adopting Lean methods to accelerate dev velocity 342% </w:t>
      </w:r>
    </w:p>
    <w:p w14:paraId="524C964A" w14:textId="77777777" w:rsidR="00810F1C" w:rsidRPr="00D35828" w:rsidRDefault="00810F1C" w:rsidP="00810F1C">
      <w:pPr>
        <w:pStyle w:val="ListParagraph"/>
        <w:numPr>
          <w:ilvl w:val="0"/>
          <w:numId w:val="2"/>
        </w:numPr>
        <w:ind w:left="540" w:right="900" w:hanging="180"/>
        <w:jc w:val="both"/>
        <w:rPr>
          <w:rFonts w:asciiTheme="minorHAnsi" w:hAnsiTheme="minorHAnsi" w:cstheme="minorHAnsi"/>
          <w:color w:val="ED7D31" w:themeColor="accent2"/>
          <w:sz w:val="22"/>
          <w:szCs w:val="22"/>
        </w:rPr>
      </w:pPr>
      <w:r w:rsidRPr="00D35828">
        <w:rPr>
          <w:rFonts w:asciiTheme="minorHAnsi" w:hAnsiTheme="minorHAnsi" w:cstheme="minorHAnsi"/>
          <w:color w:val="ED7D31" w:themeColor="accent2"/>
          <w:sz w:val="22"/>
          <w:szCs w:val="22"/>
        </w:rPr>
        <w:t xml:space="preserve">Accelerated dev velocity 342% and user retention 30% by adopting </w:t>
      </w:r>
      <w:r>
        <w:rPr>
          <w:rFonts w:asciiTheme="minorHAnsi" w:hAnsiTheme="minorHAnsi" w:cstheme="minorHAnsi"/>
          <w:color w:val="ED7D31" w:themeColor="accent2"/>
          <w:sz w:val="22"/>
          <w:szCs w:val="22"/>
        </w:rPr>
        <w:t xml:space="preserve">Agile and Lean methodologies. </w:t>
      </w:r>
    </w:p>
    <w:p w14:paraId="5F2E68E0" w14:textId="77777777" w:rsidR="00810F1C" w:rsidRPr="006327D6" w:rsidRDefault="00810F1C" w:rsidP="00810F1C">
      <w:pPr>
        <w:ind w:right="900"/>
        <w:jc w:val="both"/>
        <w:rPr>
          <w:rFonts w:asciiTheme="minorHAnsi" w:hAnsiTheme="minorHAnsi" w:cstheme="minorHAnsi"/>
          <w:color w:val="000000" w:themeColor="text1"/>
          <w:sz w:val="22"/>
          <w:szCs w:val="22"/>
        </w:rPr>
      </w:pPr>
    </w:p>
    <w:p w14:paraId="127A4AF8" w14:textId="77777777" w:rsidR="00810F1C" w:rsidRPr="003A4C56" w:rsidRDefault="00810F1C" w:rsidP="00810F1C">
      <w:pPr>
        <w:pStyle w:val="ListParagraph"/>
        <w:numPr>
          <w:ilvl w:val="0"/>
          <w:numId w:val="2"/>
        </w:numPr>
        <w:ind w:left="540" w:right="900" w:hanging="180"/>
        <w:jc w:val="both"/>
        <w:rPr>
          <w:rFonts w:asciiTheme="minorHAnsi" w:hAnsiTheme="minorHAnsi" w:cstheme="minorHAnsi"/>
          <w:color w:val="ED7D31" w:themeColor="accent2"/>
          <w:sz w:val="22"/>
          <w:szCs w:val="22"/>
        </w:rPr>
      </w:pPr>
      <w:r w:rsidRPr="003A4C56">
        <w:rPr>
          <w:rFonts w:asciiTheme="minorHAnsi" w:hAnsiTheme="minorHAnsi" w:cstheme="minorHAnsi"/>
          <w:color w:val="ED7D31" w:themeColor="accent2"/>
          <w:sz w:val="22"/>
          <w:szCs w:val="22"/>
        </w:rPr>
        <w:t>Accelerated dev velocity 342% and user retention 30% by adopting Lean hybrid product methods.</w:t>
      </w:r>
    </w:p>
    <w:p w14:paraId="789ACDA7" w14:textId="77777777" w:rsidR="00810F1C" w:rsidRPr="001C263C" w:rsidRDefault="00810F1C" w:rsidP="00810F1C">
      <w:pPr>
        <w:pStyle w:val="ListParagraph"/>
        <w:numPr>
          <w:ilvl w:val="0"/>
          <w:numId w:val="2"/>
        </w:numPr>
        <w:ind w:left="540" w:right="900" w:hanging="180"/>
        <w:jc w:val="both"/>
        <w:rPr>
          <w:rFonts w:ascii="Calibri" w:hAnsi="Calibri" w:cs="Calibri"/>
          <w:color w:val="ED7D31" w:themeColor="accent2"/>
          <w:sz w:val="22"/>
          <w:szCs w:val="22"/>
        </w:rPr>
      </w:pPr>
      <w:r w:rsidRPr="001C263C">
        <w:rPr>
          <w:rFonts w:ascii="Calibri" w:hAnsi="Calibri" w:cs="Calibri"/>
          <w:color w:val="ED7D31" w:themeColor="accent2"/>
          <w:sz w:val="22"/>
          <w:szCs w:val="22"/>
        </w:rPr>
        <w:t>Improved user retention 30% and accelerated development velocity 342% by</w:t>
      </w:r>
      <w:r>
        <w:rPr>
          <w:rFonts w:ascii="Calibri" w:hAnsi="Calibri" w:cs="Calibri"/>
          <w:color w:val="ED7D31" w:themeColor="accent2"/>
          <w:sz w:val="22"/>
          <w:szCs w:val="22"/>
        </w:rPr>
        <w:t xml:space="preserve"> adopting Agile and Lean methodologies to reduce tech debt and reimagine Android app from scratch in &lt; 6 months.</w:t>
      </w:r>
      <w:r w:rsidRPr="001C263C">
        <w:rPr>
          <w:rFonts w:ascii="Calibri" w:hAnsi="Calibri" w:cs="Calibri"/>
          <w:color w:val="ED7D31" w:themeColor="accent2"/>
          <w:sz w:val="22"/>
          <w:szCs w:val="22"/>
        </w:rPr>
        <w:t xml:space="preserve"> </w:t>
      </w:r>
    </w:p>
    <w:p w14:paraId="65D07D65" w14:textId="77777777" w:rsidR="00810F1C" w:rsidRPr="00536C69" w:rsidRDefault="00810F1C" w:rsidP="00810F1C">
      <w:pPr>
        <w:pStyle w:val="ListParagraph"/>
        <w:numPr>
          <w:ilvl w:val="0"/>
          <w:numId w:val="2"/>
        </w:numPr>
        <w:ind w:left="540" w:right="900" w:hanging="180"/>
        <w:jc w:val="both"/>
        <w:rPr>
          <w:rFonts w:asciiTheme="minorHAnsi" w:hAnsiTheme="minorHAnsi" w:cstheme="minorHAnsi"/>
          <w:color w:val="000000" w:themeColor="text1"/>
          <w:sz w:val="22"/>
          <w:szCs w:val="22"/>
        </w:rPr>
      </w:pPr>
    </w:p>
    <w:p w14:paraId="0A67841B" w14:textId="77777777" w:rsidR="00810F1C" w:rsidRPr="0025561A" w:rsidRDefault="00810F1C" w:rsidP="00810F1C">
      <w:pPr>
        <w:pStyle w:val="ListParagraph"/>
        <w:numPr>
          <w:ilvl w:val="0"/>
          <w:numId w:val="2"/>
        </w:numPr>
        <w:ind w:left="540" w:right="900" w:hanging="180"/>
        <w:jc w:val="both"/>
        <w:rPr>
          <w:rFonts w:asciiTheme="minorHAnsi" w:hAnsiTheme="minorHAnsi" w:cstheme="minorHAnsi"/>
          <w:color w:val="000000" w:themeColor="text1"/>
          <w:sz w:val="22"/>
          <w:szCs w:val="22"/>
        </w:rPr>
      </w:pPr>
      <w:r w:rsidRPr="0025561A">
        <w:rPr>
          <w:rFonts w:asciiTheme="minorHAnsi" w:hAnsiTheme="minorHAnsi" w:cstheme="minorHAnsi"/>
          <w:color w:val="000000" w:themeColor="text1"/>
          <w:sz w:val="22"/>
          <w:szCs w:val="22"/>
        </w:rPr>
        <w:t>Accelerated development velocity 342% by adopting Agile and Lean methodologies, allowing the team to rebuild android app in 6 months that drove 30% improvement in user retention.</w:t>
      </w:r>
    </w:p>
    <w:p w14:paraId="4043AF50" w14:textId="77777777" w:rsidR="00810F1C" w:rsidRPr="00D344E3" w:rsidRDefault="00810F1C" w:rsidP="00810F1C">
      <w:pPr>
        <w:pStyle w:val="ListParagraph"/>
        <w:numPr>
          <w:ilvl w:val="0"/>
          <w:numId w:val="2"/>
        </w:numPr>
        <w:ind w:left="540" w:right="900" w:hanging="180"/>
        <w:jc w:val="both"/>
        <w:rPr>
          <w:rFonts w:asciiTheme="minorHAnsi" w:hAnsiTheme="minorHAnsi" w:cstheme="minorHAnsi"/>
          <w:color w:val="000000" w:themeColor="text1"/>
          <w:sz w:val="22"/>
          <w:szCs w:val="22"/>
        </w:rPr>
      </w:pPr>
    </w:p>
    <w:p w14:paraId="7FA9700B" w14:textId="77777777" w:rsidR="00810F1C" w:rsidRPr="0025561A" w:rsidRDefault="00810F1C" w:rsidP="00810F1C">
      <w:pPr>
        <w:pStyle w:val="ListParagraph"/>
        <w:numPr>
          <w:ilvl w:val="0"/>
          <w:numId w:val="2"/>
        </w:numPr>
        <w:ind w:left="540" w:right="900" w:hanging="180"/>
        <w:jc w:val="both"/>
        <w:rPr>
          <w:rFonts w:asciiTheme="minorHAnsi" w:hAnsiTheme="minorHAnsi" w:cstheme="minorHAnsi"/>
          <w:color w:val="FF0000"/>
          <w:sz w:val="22"/>
          <w:szCs w:val="22"/>
        </w:rPr>
      </w:pPr>
      <w:r w:rsidRPr="0025561A">
        <w:rPr>
          <w:rFonts w:asciiTheme="minorHAnsi" w:hAnsiTheme="minorHAnsi" w:cstheme="minorHAnsi"/>
          <w:color w:val="FF0000"/>
          <w:sz w:val="22"/>
          <w:szCs w:val="22"/>
        </w:rPr>
        <w:t>Retained $34M in net revenue, improved DAU 20% through re-building the GoToMeeting experience from scratch to hyper focus on solving customers’ unmet needs in 3 actions or less.</w:t>
      </w:r>
    </w:p>
    <w:p w14:paraId="223C49FD" w14:textId="77777777" w:rsidR="00810F1C" w:rsidRPr="0025561A" w:rsidRDefault="00810F1C" w:rsidP="00810F1C">
      <w:pPr>
        <w:pStyle w:val="ListParagraph"/>
        <w:numPr>
          <w:ilvl w:val="0"/>
          <w:numId w:val="2"/>
        </w:numPr>
        <w:ind w:left="540" w:right="900" w:hanging="180"/>
        <w:jc w:val="both"/>
        <w:rPr>
          <w:rFonts w:asciiTheme="minorHAnsi" w:hAnsiTheme="minorHAnsi" w:cstheme="minorHAnsi"/>
          <w:i/>
          <w:iCs/>
          <w:color w:val="FF0000"/>
          <w:sz w:val="22"/>
          <w:szCs w:val="22"/>
        </w:rPr>
      </w:pPr>
      <w:r w:rsidRPr="0025561A">
        <w:rPr>
          <w:rFonts w:asciiTheme="minorHAnsi" w:hAnsiTheme="minorHAnsi" w:cstheme="minorHAnsi"/>
          <w:color w:val="FF0000"/>
          <w:sz w:val="22"/>
          <w:szCs w:val="22"/>
        </w:rPr>
        <w:t>Rescued next gen product vision and $34M in revenue by reinspiring executives and cross-functional teams with major innovations to product strategy, architecture, and go-to-market.</w:t>
      </w:r>
    </w:p>
    <w:p w14:paraId="7DEF2947" w14:textId="77777777" w:rsidR="00810F1C" w:rsidRPr="00BA004E" w:rsidRDefault="00810F1C" w:rsidP="00810F1C">
      <w:pPr>
        <w:numPr>
          <w:ilvl w:val="0"/>
          <w:numId w:val="2"/>
        </w:numPr>
        <w:rPr>
          <w:b/>
          <w:bCs/>
          <w:color w:val="00B050"/>
        </w:rPr>
      </w:pPr>
      <w:r w:rsidRPr="00BA004E">
        <w:rPr>
          <w:b/>
          <w:bCs/>
          <w:color w:val="00B050"/>
        </w:rPr>
        <w:t xml:space="preserve">Led 20+ </w:t>
      </w:r>
      <w:r>
        <w:rPr>
          <w:b/>
          <w:bCs/>
          <w:color w:val="00B050"/>
        </w:rPr>
        <w:t>innovation</w:t>
      </w:r>
      <w:r w:rsidRPr="00BA004E">
        <w:rPr>
          <w:b/>
          <w:bCs/>
          <w:color w:val="00B050"/>
        </w:rPr>
        <w:t xml:space="preserve"> tribes to 12 releases solving top 5% user pains, increasing NPS by 14 points</w:t>
      </w:r>
    </w:p>
    <w:p w14:paraId="5B0F75BD" w14:textId="77777777" w:rsidR="00810F1C" w:rsidRPr="00BC1F07" w:rsidRDefault="00810F1C" w:rsidP="00810F1C">
      <w:pPr>
        <w:numPr>
          <w:ilvl w:val="1"/>
          <w:numId w:val="2"/>
        </w:numPr>
        <w:rPr>
          <w:color w:val="000000" w:themeColor="text1"/>
        </w:rPr>
      </w:pPr>
      <w:r w:rsidRPr="00BC1F07">
        <w:rPr>
          <w:color w:val="000000" w:themeColor="text1"/>
        </w:rPr>
        <w:t>Led hackathon tribes of 40+ people to produce 15 grassroots solutions for mobile and hardware</w:t>
      </w:r>
    </w:p>
    <w:p w14:paraId="7B24B1B1" w14:textId="77777777" w:rsidR="00810F1C" w:rsidRPr="00BA004E" w:rsidRDefault="00810F1C" w:rsidP="00810F1C">
      <w:pPr>
        <w:numPr>
          <w:ilvl w:val="1"/>
          <w:numId w:val="2"/>
        </w:numPr>
      </w:pPr>
      <w:r w:rsidRPr="00BA004E">
        <w:t xml:space="preserve">Led dozens of hackathon tribes to 15 releases improving user flow or solving top user-reported pains </w:t>
      </w:r>
    </w:p>
    <w:p w14:paraId="49C1D1EE" w14:textId="77777777" w:rsidR="00810F1C" w:rsidRPr="00D344E3" w:rsidRDefault="00810F1C" w:rsidP="00810F1C">
      <w:pPr>
        <w:pStyle w:val="ListParagraph"/>
        <w:numPr>
          <w:ilvl w:val="0"/>
          <w:numId w:val="2"/>
        </w:numPr>
        <w:ind w:left="540" w:right="900" w:hanging="180"/>
        <w:jc w:val="both"/>
        <w:rPr>
          <w:rFonts w:asciiTheme="minorHAnsi" w:hAnsiTheme="minorHAnsi" w:cstheme="minorHAnsi"/>
          <w:i/>
          <w:iCs/>
          <w:color w:val="000000" w:themeColor="text1"/>
          <w:sz w:val="22"/>
          <w:szCs w:val="22"/>
        </w:rPr>
      </w:pPr>
    </w:p>
    <w:p w14:paraId="6375DB34" w14:textId="1CAC8F46" w:rsidR="0037405C" w:rsidRDefault="0037405C" w:rsidP="0037405C">
      <w:pPr>
        <w:ind w:right="900"/>
        <w:jc w:val="both"/>
        <w:rPr>
          <w:rFonts w:asciiTheme="minorHAnsi" w:hAnsiTheme="minorHAnsi" w:cstheme="minorHAnsi"/>
          <w:i/>
          <w:iCs/>
          <w:color w:val="000000" w:themeColor="text1"/>
          <w:sz w:val="22"/>
          <w:szCs w:val="22"/>
        </w:rPr>
      </w:pPr>
    </w:p>
    <w:p w14:paraId="23013A16" w14:textId="77777777" w:rsidR="000117C0" w:rsidRPr="00D344E3" w:rsidRDefault="000117C0" w:rsidP="0037405C">
      <w:pPr>
        <w:ind w:right="900"/>
        <w:jc w:val="both"/>
        <w:rPr>
          <w:rFonts w:asciiTheme="minorHAnsi" w:hAnsiTheme="minorHAnsi" w:cstheme="minorHAnsi"/>
          <w:i/>
          <w:iCs/>
          <w:color w:val="000000" w:themeColor="text1"/>
          <w:sz w:val="22"/>
          <w:szCs w:val="22"/>
        </w:rPr>
      </w:pPr>
    </w:p>
    <w:p w14:paraId="3B6732D5" w14:textId="77777777" w:rsidR="0037405C" w:rsidRPr="00D344E3" w:rsidRDefault="0037405C" w:rsidP="0037405C">
      <w:pPr>
        <w:tabs>
          <w:tab w:val="right" w:pos="10080"/>
        </w:tabs>
        <w:ind w:right="-36"/>
        <w:rPr>
          <w:rFonts w:asciiTheme="minorHAnsi" w:hAnsiTheme="minorHAnsi" w:cstheme="minorHAnsi"/>
          <w:b/>
          <w:bCs/>
          <w:sz w:val="22"/>
          <w:szCs w:val="22"/>
        </w:rPr>
      </w:pPr>
      <w:r w:rsidRPr="00D344E3">
        <w:rPr>
          <w:rFonts w:asciiTheme="minorHAnsi" w:hAnsiTheme="minorHAnsi" w:cstheme="minorHAnsi"/>
          <w:b/>
          <w:bCs/>
          <w:sz w:val="22"/>
          <w:szCs w:val="22"/>
        </w:rPr>
        <w:t xml:space="preserve">Verio, </w:t>
      </w:r>
      <w:r w:rsidRPr="00D344E3">
        <w:rPr>
          <w:rFonts w:asciiTheme="minorHAnsi" w:hAnsiTheme="minorHAnsi" w:cstheme="minorHAnsi"/>
          <w:sz w:val="22"/>
          <w:szCs w:val="22"/>
        </w:rPr>
        <w:t>Boca Raton, FL</w:t>
      </w:r>
      <w:r w:rsidRPr="00D344E3">
        <w:rPr>
          <w:rFonts w:asciiTheme="minorHAnsi" w:hAnsiTheme="minorHAnsi" w:cstheme="minorHAnsi"/>
          <w:b/>
          <w:bCs/>
          <w:sz w:val="22"/>
          <w:szCs w:val="22"/>
        </w:rPr>
        <w:t xml:space="preserve"> </w:t>
      </w:r>
      <w:r w:rsidRPr="00D344E3">
        <w:rPr>
          <w:rFonts w:asciiTheme="minorHAnsi" w:hAnsiTheme="minorHAnsi" w:cstheme="minorHAnsi"/>
          <w:b/>
          <w:bCs/>
          <w:sz w:val="22"/>
          <w:szCs w:val="22"/>
        </w:rPr>
        <w:tab/>
        <w:t>Jul 2012 – Aug 2014</w:t>
      </w:r>
    </w:p>
    <w:p w14:paraId="0115E029" w14:textId="77777777" w:rsidR="0037405C" w:rsidRPr="00D344E3" w:rsidRDefault="0037405C" w:rsidP="0037405C">
      <w:pPr>
        <w:tabs>
          <w:tab w:val="left" w:pos="560"/>
        </w:tabs>
        <w:autoSpaceDE w:val="0"/>
        <w:autoSpaceDN w:val="0"/>
        <w:adjustRightInd w:val="0"/>
        <w:rPr>
          <w:rFonts w:asciiTheme="minorHAnsi" w:eastAsiaTheme="minorHAnsi" w:hAnsiTheme="minorHAnsi" w:cstheme="minorHAnsi"/>
          <w:i/>
          <w:iCs/>
          <w:color w:val="000000" w:themeColor="text1"/>
          <w:sz w:val="22"/>
          <w:szCs w:val="22"/>
        </w:rPr>
      </w:pPr>
      <w:r w:rsidRPr="00D344E3">
        <w:rPr>
          <w:rFonts w:asciiTheme="minorHAnsi" w:eastAsiaTheme="minorHAnsi" w:hAnsiTheme="minorHAnsi" w:cstheme="minorHAnsi"/>
          <w:i/>
          <w:iCs/>
          <w:color w:val="000000" w:themeColor="text1"/>
          <w:sz w:val="22"/>
          <w:szCs w:val="22"/>
        </w:rPr>
        <w:t>Webhosting and internet service provider rollup. Largest ISP rollup in US history.</w:t>
      </w:r>
    </w:p>
    <w:p w14:paraId="3F454303" w14:textId="77777777" w:rsidR="0037405C" w:rsidRPr="00D344E3" w:rsidRDefault="0037405C" w:rsidP="0037405C">
      <w:pPr>
        <w:tabs>
          <w:tab w:val="right" w:pos="10080"/>
        </w:tabs>
        <w:autoSpaceDE w:val="0"/>
        <w:autoSpaceDN w:val="0"/>
        <w:adjustRightInd w:val="0"/>
        <w:rPr>
          <w:rFonts w:asciiTheme="minorHAnsi" w:hAnsiTheme="minorHAnsi" w:cstheme="minorHAnsi"/>
          <w:b/>
          <w:bCs/>
          <w:sz w:val="22"/>
          <w:szCs w:val="22"/>
        </w:rPr>
      </w:pPr>
      <w:r w:rsidRPr="00D344E3">
        <w:rPr>
          <w:rFonts w:asciiTheme="minorHAnsi" w:hAnsiTheme="minorHAnsi" w:cstheme="minorHAnsi"/>
          <w:b/>
          <w:bCs/>
          <w:sz w:val="22"/>
          <w:szCs w:val="22"/>
        </w:rPr>
        <w:t>Product Manager</w:t>
      </w:r>
    </w:p>
    <w:p w14:paraId="1500E67F" w14:textId="77777777" w:rsidR="00A71F9A" w:rsidRDefault="00A71F9A" w:rsidP="00A71F9A">
      <w:pPr>
        <w:tabs>
          <w:tab w:val="right" w:pos="10170"/>
        </w:tabs>
        <w:rPr>
          <w:rFonts w:ascii="Calibri" w:eastAsia="Calibri" w:hAnsi="Calibri" w:cs="Calibri"/>
          <w:i/>
          <w:sz w:val="20"/>
          <w:szCs w:val="20"/>
        </w:rPr>
      </w:pPr>
      <w:r>
        <w:rPr>
          <w:rFonts w:ascii="Calibri" w:eastAsia="Calibri" w:hAnsi="Calibri" w:cs="Calibri"/>
          <w:i/>
          <w:sz w:val="20"/>
          <w:szCs w:val="20"/>
        </w:rPr>
        <w:t>Promoted to lead team of 5 to pivot business and product portfolio strategy in $100M company.</w:t>
      </w:r>
    </w:p>
    <w:p w14:paraId="5E9760C4" w14:textId="77777777" w:rsidR="00A71F9A" w:rsidRDefault="00A71F9A" w:rsidP="00A71F9A">
      <w:pPr>
        <w:numPr>
          <w:ilvl w:val="0"/>
          <w:numId w:val="24"/>
        </w:numPr>
        <w:tabs>
          <w:tab w:val="right" w:pos="10170"/>
        </w:tabs>
        <w:rPr>
          <w:rFonts w:ascii="Calibri" w:eastAsia="Calibri" w:hAnsi="Calibri" w:cs="Calibri"/>
          <w:sz w:val="20"/>
          <w:szCs w:val="20"/>
        </w:rPr>
      </w:pPr>
      <w:r w:rsidRPr="0027268C">
        <w:rPr>
          <w:rFonts w:ascii="Calibri" w:eastAsia="Calibri" w:hAnsi="Calibri" w:cs="Calibri"/>
          <w:sz w:val="20"/>
          <w:szCs w:val="20"/>
        </w:rPr>
        <w:t>Led pivot from hosting to a higher-value B2B SaaS marketplace, preventing bankruptcy and enabling a $36M acquisition.</w:t>
      </w:r>
      <w:r>
        <w:rPr>
          <w:rFonts w:ascii="Calibri" w:eastAsia="Calibri" w:hAnsi="Calibri" w:cs="Calibri"/>
          <w:sz w:val="20"/>
          <w:szCs w:val="20"/>
        </w:rPr>
        <w:t xml:space="preserve"> </w:t>
      </w:r>
    </w:p>
    <w:p w14:paraId="706815BE" w14:textId="77777777" w:rsidR="00A71F9A" w:rsidRDefault="00A71F9A" w:rsidP="00A71F9A">
      <w:pPr>
        <w:numPr>
          <w:ilvl w:val="0"/>
          <w:numId w:val="24"/>
        </w:numPr>
        <w:tabs>
          <w:tab w:val="right" w:pos="10170"/>
        </w:tabs>
        <w:rPr>
          <w:rFonts w:ascii="Calibri" w:eastAsia="Calibri" w:hAnsi="Calibri" w:cs="Calibri"/>
          <w:sz w:val="20"/>
          <w:szCs w:val="20"/>
        </w:rPr>
      </w:pPr>
      <w:r w:rsidRPr="005F5103">
        <w:rPr>
          <w:rFonts w:ascii="Calibri" w:eastAsia="Calibri" w:hAnsi="Calibri" w:cs="Calibri"/>
          <w:sz w:val="20"/>
          <w:szCs w:val="20"/>
        </w:rPr>
        <w:t xml:space="preserve">Secured 22 SaaS partnerships, increasing gross margin by 42% and reducing integration fees by 73%. </w:t>
      </w:r>
    </w:p>
    <w:p w14:paraId="6417125B" w14:textId="77777777" w:rsidR="00A71F9A" w:rsidRDefault="00A71F9A" w:rsidP="00A71F9A">
      <w:pPr>
        <w:numPr>
          <w:ilvl w:val="0"/>
          <w:numId w:val="24"/>
        </w:numPr>
        <w:tabs>
          <w:tab w:val="right" w:pos="10170"/>
        </w:tabs>
        <w:rPr>
          <w:rFonts w:ascii="Calibri" w:eastAsia="Calibri" w:hAnsi="Calibri" w:cs="Calibri"/>
          <w:sz w:val="20"/>
          <w:szCs w:val="20"/>
        </w:rPr>
      </w:pPr>
      <w:r w:rsidRPr="00B00F78">
        <w:rPr>
          <w:rFonts w:ascii="Calibri" w:eastAsia="Calibri" w:hAnsi="Calibri" w:cs="Calibri"/>
          <w:sz w:val="20"/>
          <w:szCs w:val="20"/>
        </w:rPr>
        <w:t xml:space="preserve">Rebuilt product marketing team post-70% RIF to lead </w:t>
      </w:r>
      <w:r>
        <w:rPr>
          <w:rFonts w:ascii="Calibri" w:eastAsia="Calibri" w:hAnsi="Calibri" w:cs="Calibri"/>
          <w:sz w:val="20"/>
          <w:szCs w:val="20"/>
        </w:rPr>
        <w:t>go-to-market</w:t>
      </w:r>
      <w:r w:rsidRPr="00B00F78">
        <w:rPr>
          <w:rFonts w:ascii="Calibri" w:eastAsia="Calibri" w:hAnsi="Calibri" w:cs="Calibri"/>
          <w:sz w:val="20"/>
          <w:szCs w:val="20"/>
        </w:rPr>
        <w:t xml:space="preserve"> for</w:t>
      </w:r>
      <w:r>
        <w:rPr>
          <w:rFonts w:ascii="Calibri" w:eastAsia="Calibri" w:hAnsi="Calibri" w:cs="Calibri"/>
          <w:sz w:val="20"/>
          <w:szCs w:val="20"/>
        </w:rPr>
        <w:t xml:space="preserve"> pricing,</w:t>
      </w:r>
      <w:r w:rsidRPr="00B00F78">
        <w:rPr>
          <w:rFonts w:ascii="Calibri" w:eastAsia="Calibri" w:hAnsi="Calibri" w:cs="Calibri"/>
          <w:sz w:val="20"/>
          <w:szCs w:val="20"/>
        </w:rPr>
        <w:t xml:space="preserve"> positioning, segment</w:t>
      </w:r>
      <w:r>
        <w:rPr>
          <w:rFonts w:ascii="Calibri" w:eastAsia="Calibri" w:hAnsi="Calibri" w:cs="Calibri"/>
          <w:sz w:val="20"/>
          <w:szCs w:val="20"/>
        </w:rPr>
        <w:t>ation</w:t>
      </w:r>
      <w:r w:rsidRPr="00B00F78">
        <w:rPr>
          <w:rFonts w:ascii="Calibri" w:eastAsia="Calibri" w:hAnsi="Calibri" w:cs="Calibri"/>
          <w:sz w:val="20"/>
          <w:szCs w:val="20"/>
        </w:rPr>
        <w:t>, and enablemen</w:t>
      </w:r>
      <w:r>
        <w:rPr>
          <w:rFonts w:ascii="Calibri" w:eastAsia="Calibri" w:hAnsi="Calibri" w:cs="Calibri"/>
          <w:sz w:val="20"/>
          <w:szCs w:val="20"/>
        </w:rPr>
        <w:t>t.</w:t>
      </w:r>
    </w:p>
    <w:p w14:paraId="64282278" w14:textId="77777777" w:rsidR="00A71F9A" w:rsidRPr="00D344E3" w:rsidRDefault="00A71F9A" w:rsidP="00A71F9A">
      <w:pPr>
        <w:tabs>
          <w:tab w:val="right" w:pos="10080"/>
        </w:tabs>
        <w:autoSpaceDE w:val="0"/>
        <w:autoSpaceDN w:val="0"/>
        <w:adjustRightInd w:val="0"/>
        <w:ind w:left="180"/>
        <w:rPr>
          <w:rFonts w:asciiTheme="minorHAnsi" w:hAnsiTheme="minorHAnsi" w:cstheme="minorHAnsi"/>
          <w:i/>
          <w:iCs/>
          <w:sz w:val="22"/>
          <w:szCs w:val="22"/>
        </w:rPr>
      </w:pPr>
      <w:r w:rsidRPr="00D344E3">
        <w:rPr>
          <w:rFonts w:asciiTheme="minorHAnsi" w:hAnsiTheme="minorHAnsi" w:cstheme="minorHAnsi"/>
          <w:i/>
          <w:iCs/>
          <w:sz w:val="22"/>
          <w:szCs w:val="22"/>
        </w:rPr>
        <w:t>Executed disruptive corporate turnaround, pivoting product strategy leading to company acquisition in 3 years.</w:t>
      </w:r>
    </w:p>
    <w:p w14:paraId="72BF47A2" w14:textId="77777777" w:rsidR="00A71F9A" w:rsidRPr="00D344E3" w:rsidRDefault="00A71F9A" w:rsidP="00A71F9A">
      <w:pPr>
        <w:numPr>
          <w:ilvl w:val="0"/>
          <w:numId w:val="2"/>
        </w:numPr>
        <w:ind w:left="540" w:right="900" w:hanging="180"/>
        <w:rPr>
          <w:rFonts w:asciiTheme="minorHAnsi" w:hAnsiTheme="minorHAnsi" w:cstheme="minorHAnsi"/>
          <w:sz w:val="22"/>
          <w:szCs w:val="22"/>
        </w:rPr>
      </w:pPr>
      <w:r w:rsidRPr="00D344E3">
        <w:rPr>
          <w:rFonts w:asciiTheme="minorHAnsi" w:hAnsiTheme="minorHAnsi" w:cstheme="minorHAnsi"/>
          <w:sz w:val="22"/>
          <w:szCs w:val="22"/>
        </w:rPr>
        <w:t>Built scrappy Product Marketing team of 5 interns, mentoring them through owning launch of flagship SaaS marketplace in NA, LATAM, and EMEA after Marketing headcount reduced by 70%.</w:t>
      </w:r>
    </w:p>
    <w:p w14:paraId="2F2BFD3A" w14:textId="77777777" w:rsidR="00A71F9A" w:rsidRPr="00D344E3" w:rsidRDefault="00A71F9A" w:rsidP="00A71F9A">
      <w:pPr>
        <w:numPr>
          <w:ilvl w:val="0"/>
          <w:numId w:val="2"/>
        </w:numPr>
        <w:ind w:left="540" w:right="900" w:hanging="180"/>
        <w:jc w:val="both"/>
        <w:rPr>
          <w:rFonts w:asciiTheme="minorHAnsi" w:hAnsiTheme="minorHAnsi" w:cstheme="minorHAnsi"/>
          <w:sz w:val="22"/>
          <w:szCs w:val="22"/>
        </w:rPr>
      </w:pPr>
      <w:r w:rsidRPr="00D344E3">
        <w:rPr>
          <w:rFonts w:asciiTheme="minorHAnsi" w:hAnsiTheme="minorHAnsi" w:cstheme="minorHAnsi"/>
          <w:sz w:val="22"/>
          <w:szCs w:val="22"/>
        </w:rPr>
        <w:t>Negotiated 13 business development partnerships that raised average gross margin 42%.</w:t>
      </w:r>
    </w:p>
    <w:p w14:paraId="459E58C9" w14:textId="77777777" w:rsidR="00A71F9A" w:rsidRPr="00D344E3" w:rsidRDefault="00A71F9A" w:rsidP="00A71F9A">
      <w:pPr>
        <w:numPr>
          <w:ilvl w:val="0"/>
          <w:numId w:val="2"/>
        </w:numPr>
        <w:ind w:left="540" w:right="900" w:hanging="180"/>
        <w:jc w:val="both"/>
        <w:rPr>
          <w:rFonts w:asciiTheme="minorHAnsi" w:hAnsiTheme="minorHAnsi" w:cstheme="minorHAnsi"/>
          <w:sz w:val="22"/>
          <w:szCs w:val="22"/>
        </w:rPr>
      </w:pPr>
      <w:r w:rsidRPr="00D344E3">
        <w:rPr>
          <w:rFonts w:asciiTheme="minorHAnsi" w:hAnsiTheme="minorHAnsi" w:cstheme="minorHAnsi"/>
          <w:sz w:val="22"/>
          <w:szCs w:val="22"/>
        </w:rPr>
        <w:t>Owned end-to-end go-to-market strategy for 22 product launches, including messaging strategy, personas, pricing, launch geos, sales channels, and sales training.</w:t>
      </w:r>
    </w:p>
    <w:p w14:paraId="4D8D323D" w14:textId="77777777" w:rsidR="00A71F9A" w:rsidRPr="00C516C4" w:rsidRDefault="00A71F9A" w:rsidP="00A71F9A">
      <w:pPr>
        <w:numPr>
          <w:ilvl w:val="0"/>
          <w:numId w:val="4"/>
        </w:numPr>
        <w:tabs>
          <w:tab w:val="left" w:pos="560"/>
        </w:tabs>
        <w:autoSpaceDE w:val="0"/>
        <w:autoSpaceDN w:val="0"/>
        <w:adjustRightInd w:val="0"/>
        <w:ind w:left="540" w:right="-240"/>
        <w:rPr>
          <w:rFonts w:ascii="Lato" w:hAnsi="Lato"/>
          <w:color w:val="FF0000"/>
        </w:rPr>
      </w:pPr>
      <w:r>
        <w:rPr>
          <w:rFonts w:ascii="Lato" w:hAnsi="Lato" w:cs="Calibri"/>
          <w:b/>
          <w:bCs/>
          <w:color w:val="FF0000"/>
        </w:rPr>
        <w:t xml:space="preserve">Crafted corporate turnaround proposal leading from bankruptcy to acquisition 3 years </w:t>
      </w:r>
    </w:p>
    <w:p w14:paraId="3CCD2C7F" w14:textId="77777777" w:rsidR="00A71F9A" w:rsidRDefault="00A71F9A" w:rsidP="00A71F9A">
      <w:pPr>
        <w:numPr>
          <w:ilvl w:val="0"/>
          <w:numId w:val="4"/>
        </w:numPr>
        <w:tabs>
          <w:tab w:val="left" w:pos="560"/>
        </w:tabs>
        <w:autoSpaceDE w:val="0"/>
        <w:autoSpaceDN w:val="0"/>
        <w:adjustRightInd w:val="0"/>
        <w:ind w:left="540" w:right="-240"/>
        <w:rPr>
          <w:rFonts w:ascii="Lato" w:hAnsi="Lato"/>
          <w:color w:val="FF0000"/>
        </w:rPr>
      </w:pPr>
      <w:r>
        <w:rPr>
          <w:rFonts w:ascii="Lato" w:hAnsi="Lato"/>
          <w:b/>
          <w:bCs/>
          <w:color w:val="FF0000"/>
        </w:rPr>
        <w:t>Founded/Initiated</w:t>
      </w:r>
      <w:r w:rsidRPr="00CE5D7C">
        <w:rPr>
          <w:rFonts w:ascii="Lato" w:hAnsi="Lato"/>
          <w:b/>
          <w:bCs/>
          <w:color w:val="FF0000"/>
        </w:rPr>
        <w:t xml:space="preserve"> company turnaround </w:t>
      </w:r>
      <w:r w:rsidRPr="00CE5D7C">
        <w:rPr>
          <w:rFonts w:ascii="Lato" w:hAnsi="Lato"/>
          <w:color w:val="FF0000"/>
        </w:rPr>
        <w:t xml:space="preserve">from bankruptcy </w:t>
      </w:r>
      <w:r w:rsidRPr="00E850A9">
        <w:rPr>
          <w:rFonts w:ascii="Lato" w:hAnsi="Lato"/>
          <w:color w:val="FF0000"/>
        </w:rPr>
        <w:t>leading to $13M acquisition in 3 years</w:t>
      </w:r>
    </w:p>
    <w:p w14:paraId="2630D1EA" w14:textId="77777777" w:rsidR="00A71F9A" w:rsidRPr="00797EF9" w:rsidRDefault="00A71F9A" w:rsidP="00A71F9A">
      <w:pPr>
        <w:pStyle w:val="ListParagraph"/>
        <w:numPr>
          <w:ilvl w:val="0"/>
          <w:numId w:val="12"/>
        </w:numPr>
        <w:autoSpaceDE w:val="0"/>
        <w:autoSpaceDN w:val="0"/>
        <w:adjustRightInd w:val="0"/>
        <w:ind w:right="-240"/>
        <w:rPr>
          <w:rFonts w:ascii="Lato" w:hAnsi="Lato"/>
          <w:color w:val="FF0000"/>
        </w:rPr>
      </w:pPr>
      <w:r w:rsidRPr="00797EF9">
        <w:rPr>
          <w:rFonts w:ascii="Lato" w:hAnsi="Lato"/>
          <w:b/>
          <w:bCs/>
          <w:color w:val="FF0000"/>
        </w:rPr>
        <w:lastRenderedPageBreak/>
        <w:t>Crafted and executed company turnaround</w:t>
      </w:r>
      <w:r w:rsidRPr="00797EF9">
        <w:rPr>
          <w:rFonts w:ascii="Lato" w:hAnsi="Lato"/>
          <w:color w:val="FF0000"/>
        </w:rPr>
        <w:t xml:space="preserve"> from bankruptcy to $13M acquisition in 3 years</w:t>
      </w:r>
    </w:p>
    <w:p w14:paraId="39F1C650" w14:textId="77777777" w:rsidR="00A71F9A" w:rsidRPr="00797EF9" w:rsidRDefault="00A71F9A" w:rsidP="00A71F9A">
      <w:pPr>
        <w:pStyle w:val="ListParagraph"/>
        <w:numPr>
          <w:ilvl w:val="0"/>
          <w:numId w:val="12"/>
        </w:numPr>
        <w:autoSpaceDE w:val="0"/>
        <w:autoSpaceDN w:val="0"/>
        <w:adjustRightInd w:val="0"/>
        <w:ind w:right="-240"/>
        <w:rPr>
          <w:rFonts w:ascii="Lato" w:hAnsi="Lato"/>
          <w:color w:val="FF0000"/>
        </w:rPr>
      </w:pPr>
      <w:r w:rsidRPr="00797EF9">
        <w:rPr>
          <w:rFonts w:ascii="Lato" w:hAnsi="Lato"/>
          <w:b/>
          <w:bCs/>
          <w:color w:val="FF0000"/>
        </w:rPr>
        <w:t>Crafted and executed company turnaround</w:t>
      </w:r>
      <w:r w:rsidRPr="00797EF9">
        <w:rPr>
          <w:rFonts w:ascii="Lato" w:hAnsi="Lato"/>
          <w:color w:val="FF0000"/>
        </w:rPr>
        <w:t xml:space="preserve"> from bankruptcy to $13M acquisition in 3 years</w:t>
      </w:r>
    </w:p>
    <w:p w14:paraId="0B51CFC5" w14:textId="77777777" w:rsidR="00A71F9A" w:rsidRDefault="00A71F9A" w:rsidP="00A71F9A">
      <w:pPr>
        <w:outlineLvl w:val="0"/>
        <w:rPr>
          <w:b/>
          <w:bCs/>
          <w:i/>
          <w:color w:val="ED7D31" w:themeColor="accent2"/>
        </w:rPr>
      </w:pPr>
    </w:p>
    <w:p w14:paraId="5C9C70D6" w14:textId="77777777" w:rsidR="00A71F9A" w:rsidRDefault="00A71F9A" w:rsidP="00A71F9A">
      <w:pPr>
        <w:outlineLvl w:val="0"/>
        <w:rPr>
          <w:b/>
          <w:bCs/>
          <w:i/>
          <w:color w:val="ED7D31" w:themeColor="accent2"/>
        </w:rPr>
      </w:pPr>
      <w:r w:rsidRPr="00825DBF">
        <w:rPr>
          <w:b/>
          <w:bCs/>
          <w:i/>
          <w:color w:val="ED7D31" w:themeColor="accent2"/>
        </w:rPr>
        <w:t xml:space="preserve">Executed self-proposed, </w:t>
      </w:r>
      <w:r>
        <w:rPr>
          <w:b/>
          <w:bCs/>
          <w:i/>
          <w:color w:val="ED7D31" w:themeColor="accent2"/>
        </w:rPr>
        <w:t xml:space="preserve">disruptive </w:t>
      </w:r>
      <w:r w:rsidRPr="00825DBF">
        <w:rPr>
          <w:b/>
          <w:bCs/>
          <w:i/>
          <w:color w:val="ED7D31" w:themeColor="accent2"/>
        </w:rPr>
        <w:t xml:space="preserve">company </w:t>
      </w:r>
      <w:r>
        <w:rPr>
          <w:b/>
          <w:bCs/>
          <w:i/>
          <w:color w:val="ED7D31" w:themeColor="accent2"/>
        </w:rPr>
        <w:t xml:space="preserve">proposal </w:t>
      </w:r>
      <w:r w:rsidRPr="00825DBF">
        <w:rPr>
          <w:b/>
          <w:bCs/>
          <w:i/>
          <w:color w:val="ED7D31" w:themeColor="accent2"/>
        </w:rPr>
        <w:t>based on new product category and go-to-market strategy</w:t>
      </w:r>
      <w:r>
        <w:rPr>
          <w:b/>
          <w:bCs/>
          <w:i/>
          <w:color w:val="ED7D31" w:themeColor="accent2"/>
        </w:rPr>
        <w:t xml:space="preserve"> that turned imminent bankruptcy into being acquired within 3 years</w:t>
      </w:r>
    </w:p>
    <w:p w14:paraId="78A1AB63" w14:textId="77777777" w:rsidR="00A71F9A" w:rsidRPr="00825DBF" w:rsidRDefault="00A71F9A" w:rsidP="00A71F9A">
      <w:pPr>
        <w:outlineLvl w:val="0"/>
        <w:rPr>
          <w:b/>
          <w:bCs/>
          <w:i/>
          <w:color w:val="ED7D31" w:themeColor="accent2"/>
        </w:rPr>
      </w:pPr>
    </w:p>
    <w:p w14:paraId="6D38F983" w14:textId="77777777" w:rsidR="00A71F9A" w:rsidRPr="00825DBF" w:rsidRDefault="00A71F9A" w:rsidP="00A71F9A">
      <w:pPr>
        <w:outlineLvl w:val="0"/>
        <w:rPr>
          <w:i/>
          <w:color w:val="ED7D31" w:themeColor="accent2"/>
        </w:rPr>
      </w:pPr>
      <w:r w:rsidRPr="00825DBF">
        <w:rPr>
          <w:i/>
          <w:color w:val="ED7D31" w:themeColor="accent2"/>
        </w:rPr>
        <w:t>Promoted to execute my proposal for product expansion and related go-to-market strategies</w:t>
      </w:r>
    </w:p>
    <w:p w14:paraId="3DC8FCDE" w14:textId="77777777" w:rsidR="00A71F9A" w:rsidRDefault="00A71F9A" w:rsidP="00A71F9A">
      <w:pPr>
        <w:pStyle w:val="ListParagraph"/>
        <w:numPr>
          <w:ilvl w:val="0"/>
          <w:numId w:val="5"/>
        </w:numPr>
        <w:tabs>
          <w:tab w:val="left" w:pos="1530"/>
          <w:tab w:val="left" w:pos="9450"/>
        </w:tabs>
        <w:ind w:left="360" w:hanging="270"/>
        <w:contextualSpacing w:val="0"/>
      </w:pPr>
      <w:r w:rsidRPr="00DC7AA5">
        <w:t>Received exec buy-in on disruptive company turnaround focused on building a SaaS marketplace</w:t>
      </w:r>
    </w:p>
    <w:p w14:paraId="6299A83D" w14:textId="77777777" w:rsidR="00A71F9A" w:rsidRPr="00725DA2" w:rsidRDefault="00A71F9A" w:rsidP="00A71F9A">
      <w:pPr>
        <w:pStyle w:val="ListParagraph"/>
        <w:numPr>
          <w:ilvl w:val="0"/>
          <w:numId w:val="5"/>
        </w:numPr>
        <w:tabs>
          <w:tab w:val="left" w:pos="1530"/>
          <w:tab w:val="left" w:pos="9450"/>
        </w:tabs>
        <w:ind w:left="360" w:hanging="270"/>
        <w:contextualSpacing w:val="0"/>
      </w:pPr>
      <w:r w:rsidRPr="00725DA2">
        <w:t>Received exec buy-in on disruptive corporate strategy proposal to expand portfolio into SaaS</w:t>
      </w:r>
    </w:p>
    <w:p w14:paraId="3BD812F6" w14:textId="77777777" w:rsidR="00A71F9A" w:rsidRDefault="00A71F9A" w:rsidP="00A71F9A">
      <w:pPr>
        <w:pStyle w:val="ListParagraph"/>
        <w:numPr>
          <w:ilvl w:val="0"/>
          <w:numId w:val="5"/>
        </w:numPr>
        <w:tabs>
          <w:tab w:val="left" w:pos="1530"/>
          <w:tab w:val="left" w:pos="9450"/>
        </w:tabs>
        <w:ind w:left="360" w:hanging="270"/>
        <w:contextualSpacing w:val="0"/>
        <w:rPr>
          <w:b/>
          <w:bCs/>
        </w:rPr>
      </w:pPr>
      <w:r w:rsidRPr="00725DA2">
        <w:rPr>
          <w:b/>
          <w:bCs/>
        </w:rPr>
        <w:t>Received exec buy-in on disruptive corporate strategy proposal to expand product portfolio into Saa</w:t>
      </w:r>
      <w:r>
        <w:rPr>
          <w:b/>
          <w:bCs/>
        </w:rPr>
        <w:t>S</w:t>
      </w:r>
    </w:p>
    <w:p w14:paraId="6B5C494C" w14:textId="77777777" w:rsidR="00A71F9A" w:rsidRPr="0090335D" w:rsidRDefault="00A71F9A" w:rsidP="00A71F9A">
      <w:pPr>
        <w:pStyle w:val="ListParagraph"/>
        <w:numPr>
          <w:ilvl w:val="0"/>
          <w:numId w:val="5"/>
        </w:numPr>
        <w:tabs>
          <w:tab w:val="left" w:pos="1530"/>
          <w:tab w:val="left" w:pos="9450"/>
        </w:tabs>
        <w:ind w:left="360" w:hanging="270"/>
        <w:contextualSpacing w:val="0"/>
        <w:rPr>
          <w:b/>
          <w:bCs/>
        </w:rPr>
      </w:pPr>
      <w:r w:rsidRPr="0090335D">
        <w:rPr>
          <w:color w:val="000000" w:themeColor="text1"/>
        </w:rPr>
        <w:t xml:space="preserve">Crafted and implemented a disruptive corporate </w:t>
      </w:r>
      <w:r>
        <w:rPr>
          <w:color w:val="000000" w:themeColor="text1"/>
        </w:rPr>
        <w:t xml:space="preserve">strategy </w:t>
      </w:r>
      <w:r w:rsidRPr="0090335D">
        <w:rPr>
          <w:color w:val="000000" w:themeColor="text1"/>
        </w:rPr>
        <w:t xml:space="preserve">that resulted in company’s </w:t>
      </w:r>
      <w:r>
        <w:rPr>
          <w:color w:val="000000" w:themeColor="text1"/>
        </w:rPr>
        <w:t>turnaround</w:t>
      </w:r>
    </w:p>
    <w:p w14:paraId="4E74D1F5" w14:textId="77777777" w:rsidR="00A71F9A" w:rsidRDefault="00A71F9A" w:rsidP="00A71F9A">
      <w:pPr>
        <w:pStyle w:val="ListParagraph"/>
        <w:numPr>
          <w:ilvl w:val="0"/>
          <w:numId w:val="5"/>
        </w:numPr>
        <w:tabs>
          <w:tab w:val="left" w:pos="1530"/>
          <w:tab w:val="left" w:pos="9450"/>
        </w:tabs>
        <w:ind w:left="360" w:right="720" w:hanging="270"/>
        <w:contextualSpacing w:val="0"/>
        <w:rPr>
          <w:color w:val="000000" w:themeColor="text1"/>
        </w:rPr>
      </w:pPr>
      <w:r w:rsidRPr="0068233C">
        <w:rPr>
          <w:color w:val="000000" w:themeColor="text1"/>
        </w:rPr>
        <w:t xml:space="preserve">Crafted and executed a </w:t>
      </w:r>
      <w:commentRangeStart w:id="10"/>
      <w:r w:rsidRPr="00CD060F">
        <w:rPr>
          <w:color w:val="FF0000"/>
        </w:rPr>
        <w:t xml:space="preserve">disruptive product proposal </w:t>
      </w:r>
      <w:commentRangeEnd w:id="10"/>
      <w:r w:rsidRPr="0068233C">
        <w:rPr>
          <w:rStyle w:val="CommentReference"/>
          <w:color w:val="000000" w:themeColor="text1"/>
          <w:sz w:val="24"/>
          <w:szCs w:val="24"/>
        </w:rPr>
        <w:commentReference w:id="10"/>
      </w:r>
      <w:r w:rsidRPr="0068233C">
        <w:rPr>
          <w:color w:val="000000" w:themeColor="text1"/>
        </w:rPr>
        <w:t>(a SaaS Marketplace) that prevented company bankruptcy and led to being acquired for $36M 3 years</w:t>
      </w:r>
      <w:r>
        <w:rPr>
          <w:color w:val="000000" w:themeColor="text1"/>
        </w:rPr>
        <w:t xml:space="preserve"> later</w:t>
      </w:r>
    </w:p>
    <w:p w14:paraId="72A78CD3" w14:textId="77777777" w:rsidR="00A71F9A" w:rsidRPr="0068233C" w:rsidRDefault="00A71F9A" w:rsidP="00A71F9A">
      <w:pPr>
        <w:pStyle w:val="ListParagraph"/>
        <w:numPr>
          <w:ilvl w:val="0"/>
          <w:numId w:val="5"/>
        </w:numPr>
        <w:tabs>
          <w:tab w:val="left" w:pos="1530"/>
          <w:tab w:val="left" w:pos="9450"/>
        </w:tabs>
        <w:ind w:left="360" w:right="720" w:hanging="270"/>
        <w:contextualSpacing w:val="0"/>
        <w:rPr>
          <w:color w:val="000000" w:themeColor="text1"/>
        </w:rPr>
      </w:pPr>
      <w:r w:rsidRPr="0068233C">
        <w:rPr>
          <w:color w:val="000000" w:themeColor="text1"/>
        </w:rPr>
        <w:t xml:space="preserve">Crafted and executed a </w:t>
      </w:r>
      <w:commentRangeStart w:id="11"/>
      <w:r w:rsidRPr="00CD060F">
        <w:rPr>
          <w:color w:val="FF0000"/>
        </w:rPr>
        <w:t xml:space="preserve">disruptive product proposal </w:t>
      </w:r>
      <w:commentRangeEnd w:id="11"/>
      <w:r>
        <w:rPr>
          <w:rStyle w:val="CommentReference"/>
          <w:color w:val="000000" w:themeColor="text1"/>
          <w:sz w:val="24"/>
          <w:szCs w:val="24"/>
        </w:rPr>
        <w:commentReference w:id="11"/>
      </w:r>
      <w:r>
        <w:rPr>
          <w:color w:val="000000" w:themeColor="text1"/>
        </w:rPr>
        <w:t xml:space="preserve">by systematizing market trends </w:t>
      </w:r>
      <w:r w:rsidRPr="0068233C">
        <w:rPr>
          <w:color w:val="000000" w:themeColor="text1"/>
        </w:rPr>
        <w:t>that prevented company bankruptcy and led to being acquired for $36M 3 years</w:t>
      </w:r>
      <w:r>
        <w:rPr>
          <w:color w:val="000000" w:themeColor="text1"/>
        </w:rPr>
        <w:t xml:space="preserve"> later</w:t>
      </w:r>
    </w:p>
    <w:p w14:paraId="20D27F47" w14:textId="77777777" w:rsidR="00A71F9A" w:rsidRPr="0068233C" w:rsidRDefault="00A71F9A" w:rsidP="00A71F9A">
      <w:pPr>
        <w:pStyle w:val="ListParagraph"/>
        <w:numPr>
          <w:ilvl w:val="0"/>
          <w:numId w:val="5"/>
        </w:numPr>
        <w:tabs>
          <w:tab w:val="left" w:pos="1530"/>
          <w:tab w:val="left" w:pos="9450"/>
        </w:tabs>
        <w:ind w:left="360" w:right="720" w:hanging="270"/>
        <w:contextualSpacing w:val="0"/>
        <w:rPr>
          <w:color w:val="000000" w:themeColor="text1"/>
        </w:rPr>
      </w:pPr>
      <w:r w:rsidRPr="000255A5">
        <w:rPr>
          <w:rFonts w:ascii="Book Antiqua" w:hAnsi="Book Antiqua" w:cs="Aharoni"/>
          <w:b/>
          <w:noProof/>
          <w:color w:val="FFFFFF" w:themeColor="background1"/>
          <w:sz w:val="20"/>
          <w:szCs w:val="20"/>
        </w:rPr>
        <mc:AlternateContent>
          <mc:Choice Requires="wps">
            <w:drawing>
              <wp:anchor distT="0" distB="0" distL="114300" distR="114300" simplePos="0" relativeHeight="251659264" behindDoc="1" locked="0" layoutInCell="1" allowOverlap="1" wp14:anchorId="06CEB7F4" wp14:editId="4373C5DC">
                <wp:simplePos x="0" y="0"/>
                <wp:positionH relativeFrom="margin">
                  <wp:posOffset>-999490</wp:posOffset>
                </wp:positionH>
                <wp:positionV relativeFrom="margin">
                  <wp:posOffset>9557548</wp:posOffset>
                </wp:positionV>
                <wp:extent cx="8457565" cy="904875"/>
                <wp:effectExtent l="0" t="0" r="635" b="0"/>
                <wp:wrapNone/>
                <wp:docPr id="3" name="Rectangle 3"/>
                <wp:cNvGraphicFramePr/>
                <a:graphic xmlns:a="http://schemas.openxmlformats.org/drawingml/2006/main">
                  <a:graphicData uri="http://schemas.microsoft.com/office/word/2010/wordprocessingShape">
                    <wps:wsp>
                      <wps:cNvSpPr/>
                      <wps:spPr>
                        <a:xfrm>
                          <a:off x="0" y="0"/>
                          <a:ext cx="8457565" cy="904875"/>
                        </a:xfrm>
                        <a:prstGeom prst="rect">
                          <a:avLst/>
                        </a:prstGeom>
                        <a:solidFill>
                          <a:srgbClr val="16375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C5B341" w14:textId="77777777" w:rsidR="00A71F9A" w:rsidRPr="00A46C7A" w:rsidRDefault="00A71F9A" w:rsidP="00A71F9A"/>
                          <w:p w14:paraId="1B7AB562" w14:textId="77777777" w:rsidR="00A71F9A" w:rsidRPr="00912056" w:rsidRDefault="00A71F9A" w:rsidP="00A71F9A">
                            <w:pPr>
                              <w:jc w:val="center"/>
                              <w:rPr>
                                <w:color w:val="16375E"/>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EB7F4" id="Rectangle 3" o:spid="_x0000_s1026" style="position:absolute;left:0;text-align:left;margin-left:-78.7pt;margin-top:752.55pt;width:665.95pt;height:71.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" fillcolor="#16375e" stroked="f" strokeweight="1pt">
                <v:textbox>
                  <w:txbxContent>
                    <w:p w14:paraId="60C5B341" w14:textId="77777777" w:rsidR="00A71F9A" w:rsidRPr="00A46C7A" w:rsidRDefault="00A71F9A" w:rsidP="00A71F9A"/>
                    <w:p w14:paraId="1B7AB562" w14:textId="77777777" w:rsidR="00A71F9A" w:rsidRPr="00912056" w:rsidRDefault="00A71F9A" w:rsidP="00A71F9A">
                      <w:pPr>
                        <w:jc w:val="center"/>
                        <w:rPr>
                          <w:color w:val="16375E"/>
                          <w:sz w:val="36"/>
                          <w:szCs w:val="36"/>
                        </w:rPr>
                      </w:pPr>
                    </w:p>
                  </w:txbxContent>
                </v:textbox>
                <w10:wrap anchorx="margin" anchory="margin"/>
              </v:rect>
            </w:pict>
          </mc:Fallback>
        </mc:AlternateContent>
      </w:r>
      <w:r w:rsidRPr="0068233C">
        <w:rPr>
          <w:color w:val="000000" w:themeColor="text1"/>
        </w:rPr>
        <w:t xml:space="preserve">Crafted and executed </w:t>
      </w:r>
      <w:r>
        <w:rPr>
          <w:color w:val="FF0000"/>
        </w:rPr>
        <w:t>company turnaround from bankruptcy that led</w:t>
      </w:r>
      <w:r>
        <w:rPr>
          <w:color w:val="000000" w:themeColor="text1"/>
        </w:rPr>
        <w:t xml:space="preserve"> to $36MM</w:t>
      </w:r>
      <w:r w:rsidRPr="0068233C">
        <w:rPr>
          <w:color w:val="000000" w:themeColor="text1"/>
        </w:rPr>
        <w:t xml:space="preserve"> </w:t>
      </w:r>
      <w:r>
        <w:rPr>
          <w:color w:val="000000" w:themeColor="text1"/>
        </w:rPr>
        <w:t>acquisition in 3 years</w:t>
      </w:r>
    </w:p>
    <w:p w14:paraId="46698DC0" w14:textId="77777777" w:rsidR="00A71F9A" w:rsidRPr="00725DA2" w:rsidRDefault="00A71F9A" w:rsidP="00A71F9A">
      <w:pPr>
        <w:pStyle w:val="ListParagraph"/>
        <w:numPr>
          <w:ilvl w:val="0"/>
          <w:numId w:val="5"/>
        </w:numPr>
        <w:tabs>
          <w:tab w:val="left" w:pos="1530"/>
          <w:tab w:val="left" w:pos="9450"/>
        </w:tabs>
        <w:ind w:left="360" w:hanging="270"/>
        <w:contextualSpacing w:val="0"/>
        <w:rPr>
          <w:b/>
          <w:bCs/>
        </w:rPr>
      </w:pPr>
    </w:p>
    <w:p w14:paraId="5A6FD91D" w14:textId="77777777" w:rsidR="00A71F9A" w:rsidRPr="0049189D" w:rsidRDefault="00A71F9A" w:rsidP="00A71F9A">
      <w:pPr>
        <w:pStyle w:val="ListParagraph"/>
        <w:numPr>
          <w:ilvl w:val="0"/>
          <w:numId w:val="5"/>
        </w:numPr>
        <w:tabs>
          <w:tab w:val="left" w:pos="1530"/>
          <w:tab w:val="left" w:pos="9450"/>
        </w:tabs>
        <w:ind w:left="360" w:hanging="270"/>
        <w:contextualSpacing w:val="0"/>
        <w:rPr>
          <w:b/>
          <w:bCs/>
        </w:rPr>
      </w:pPr>
    </w:p>
    <w:p w14:paraId="0FE909A0" w14:textId="77777777" w:rsidR="00A71F9A" w:rsidRPr="005C4B33" w:rsidRDefault="00A71F9A" w:rsidP="00A71F9A">
      <w:pPr>
        <w:pStyle w:val="ListParagraph"/>
        <w:numPr>
          <w:ilvl w:val="0"/>
          <w:numId w:val="5"/>
        </w:numPr>
        <w:tabs>
          <w:tab w:val="left" w:pos="1530"/>
          <w:tab w:val="left" w:pos="9450"/>
        </w:tabs>
        <w:ind w:left="360" w:hanging="270"/>
        <w:contextualSpacing w:val="0"/>
        <w:rPr>
          <w:color w:val="00B050"/>
        </w:rPr>
      </w:pPr>
      <w:r w:rsidRPr="005C4B33">
        <w:rPr>
          <w:color w:val="00B050"/>
        </w:rPr>
        <w:t>Recruited 13 SaaS apps to our proprietary marketplace and owned their go-to-market plans including messaging, pricing, distribution channels, persona definitions, and Sales and Support training</w:t>
      </w:r>
    </w:p>
    <w:p w14:paraId="7A22FBAA" w14:textId="77777777" w:rsidR="00A71F9A" w:rsidRPr="001B1A63" w:rsidRDefault="00A71F9A" w:rsidP="00A71F9A">
      <w:pPr>
        <w:pStyle w:val="ListParagraph"/>
        <w:numPr>
          <w:ilvl w:val="0"/>
          <w:numId w:val="5"/>
        </w:numPr>
        <w:tabs>
          <w:tab w:val="left" w:pos="1530"/>
          <w:tab w:val="left" w:pos="9450"/>
        </w:tabs>
        <w:ind w:left="360" w:hanging="270"/>
        <w:contextualSpacing w:val="0"/>
        <w:rPr>
          <w:color w:val="00B050"/>
        </w:rPr>
      </w:pPr>
      <w:r w:rsidRPr="001B1A63">
        <w:rPr>
          <w:color w:val="00B050"/>
        </w:rPr>
        <w:t>Negotiated 13 SaaS partnerships, raising avg gross margin 42% while cutting integration fees by 73%</w:t>
      </w:r>
    </w:p>
    <w:p w14:paraId="2B1D9FF8" w14:textId="77777777" w:rsidR="00A71F9A" w:rsidRPr="00B424BB" w:rsidRDefault="00A71F9A" w:rsidP="00A71F9A">
      <w:pPr>
        <w:pStyle w:val="ListParagraph"/>
        <w:numPr>
          <w:ilvl w:val="0"/>
          <w:numId w:val="5"/>
        </w:numPr>
        <w:tabs>
          <w:tab w:val="left" w:pos="1530"/>
          <w:tab w:val="left" w:pos="9450"/>
        </w:tabs>
        <w:ind w:left="360" w:hanging="270"/>
        <w:contextualSpacing w:val="0"/>
        <w:rPr>
          <w:color w:val="00B050"/>
        </w:rPr>
      </w:pPr>
      <w:r>
        <w:rPr>
          <w:color w:val="00B050"/>
        </w:rPr>
        <w:t>Negotiated 1</w:t>
      </w:r>
      <w:r w:rsidRPr="00B424BB">
        <w:rPr>
          <w:color w:val="00B050"/>
        </w:rPr>
        <w:t>3 SaaS partnerships to enhance Verio’s SMB portfolio, and raised avg gross margin 42%</w:t>
      </w:r>
    </w:p>
    <w:p w14:paraId="2A8EC6A2" w14:textId="77777777" w:rsidR="00A71F9A" w:rsidRDefault="00A71F9A" w:rsidP="00A71F9A">
      <w:pPr>
        <w:pStyle w:val="ListParagraph"/>
        <w:numPr>
          <w:ilvl w:val="0"/>
          <w:numId w:val="5"/>
        </w:numPr>
        <w:tabs>
          <w:tab w:val="left" w:pos="1530"/>
          <w:tab w:val="left" w:pos="9450"/>
        </w:tabs>
        <w:ind w:left="360" w:hanging="270"/>
        <w:contextualSpacing w:val="0"/>
        <w:rPr>
          <w:color w:val="00B050"/>
        </w:rPr>
      </w:pPr>
      <w:r>
        <w:rPr>
          <w:color w:val="00B050"/>
        </w:rPr>
        <w:t>Negotiated 13 business development partnerships, with gross margin 42% above average closing and owned their go-to-market strategies including messaging, pricing, distribution, and Sales training</w:t>
      </w:r>
    </w:p>
    <w:p w14:paraId="42671103" w14:textId="77777777" w:rsidR="00A71F9A" w:rsidRDefault="00A71F9A" w:rsidP="00A71F9A">
      <w:pPr>
        <w:pStyle w:val="ListParagraph"/>
        <w:numPr>
          <w:ilvl w:val="0"/>
          <w:numId w:val="5"/>
        </w:numPr>
        <w:tabs>
          <w:tab w:val="left" w:pos="1530"/>
          <w:tab w:val="left" w:pos="9450"/>
        </w:tabs>
        <w:ind w:left="360" w:hanging="270"/>
        <w:contextualSpacing w:val="0"/>
        <w:rPr>
          <w:color w:val="00B050"/>
        </w:rPr>
      </w:pPr>
    </w:p>
    <w:p w14:paraId="070489F8" w14:textId="77777777" w:rsidR="00A71F9A" w:rsidRPr="002B24ED" w:rsidRDefault="00A71F9A" w:rsidP="00A71F9A">
      <w:pPr>
        <w:numPr>
          <w:ilvl w:val="0"/>
          <w:numId w:val="5"/>
        </w:numPr>
        <w:tabs>
          <w:tab w:val="left" w:pos="560"/>
        </w:tabs>
        <w:autoSpaceDE w:val="0"/>
        <w:autoSpaceDN w:val="0"/>
        <w:adjustRightInd w:val="0"/>
        <w:ind w:right="-240"/>
        <w:rPr>
          <w:color w:val="00B050"/>
        </w:rPr>
      </w:pPr>
      <w:r w:rsidRPr="002B24ED">
        <w:rPr>
          <w:color w:val="00B050"/>
        </w:rPr>
        <w:t>Negotiated 13 business development partnerships that raised avg gross margin by 42% and owned their go-to-market strategies including personas, messaging, pricing, distribution, and sales training</w:t>
      </w:r>
    </w:p>
    <w:p w14:paraId="542D9575" w14:textId="77777777" w:rsidR="00A71F9A" w:rsidRDefault="00A71F9A" w:rsidP="00A71F9A">
      <w:pPr>
        <w:pStyle w:val="ListParagraph"/>
        <w:numPr>
          <w:ilvl w:val="0"/>
          <w:numId w:val="5"/>
        </w:numPr>
        <w:tabs>
          <w:tab w:val="left" w:pos="1530"/>
          <w:tab w:val="left" w:pos="9450"/>
        </w:tabs>
        <w:ind w:left="360" w:hanging="270"/>
        <w:contextualSpacing w:val="0"/>
        <w:rPr>
          <w:color w:val="00B050"/>
        </w:rPr>
      </w:pPr>
    </w:p>
    <w:p w14:paraId="73CB8357" w14:textId="77777777" w:rsidR="00A71F9A" w:rsidRPr="002B24ED" w:rsidRDefault="00A71F9A" w:rsidP="00A71F9A">
      <w:pPr>
        <w:tabs>
          <w:tab w:val="left" w:pos="1530"/>
          <w:tab w:val="left" w:pos="9450"/>
        </w:tabs>
        <w:rPr>
          <w:color w:val="00B050"/>
        </w:rPr>
      </w:pPr>
    </w:p>
    <w:p w14:paraId="617A98A4" w14:textId="77777777" w:rsidR="00A71F9A" w:rsidRPr="0016297E" w:rsidRDefault="00A71F9A" w:rsidP="00A71F9A">
      <w:pPr>
        <w:pStyle w:val="ListParagraph"/>
        <w:numPr>
          <w:ilvl w:val="0"/>
          <w:numId w:val="5"/>
        </w:numPr>
        <w:tabs>
          <w:tab w:val="left" w:pos="1530"/>
          <w:tab w:val="left" w:pos="9450"/>
        </w:tabs>
        <w:contextualSpacing w:val="0"/>
      </w:pPr>
      <w:r w:rsidRPr="00CE7D85">
        <w:t>SaaS offerings</w:t>
      </w:r>
      <w:r>
        <w:t>.</w:t>
      </w:r>
    </w:p>
    <w:p w14:paraId="373EA51E" w14:textId="77777777" w:rsidR="00A71F9A" w:rsidRDefault="00A71F9A" w:rsidP="00A71F9A">
      <w:pPr>
        <w:numPr>
          <w:ilvl w:val="0"/>
          <w:numId w:val="5"/>
        </w:numPr>
        <w:ind w:left="360" w:hanging="270"/>
        <w:rPr>
          <w:color w:val="002060"/>
        </w:rPr>
      </w:pPr>
      <w:r w:rsidRPr="0016297E">
        <w:rPr>
          <w:rFonts w:asciiTheme="minorHAnsi" w:hAnsiTheme="minorHAnsi" w:cstheme="minorHAnsi"/>
          <w:sz w:val="22"/>
          <w:szCs w:val="22"/>
        </w:rPr>
        <w:t>Built scrappy Product Marketing team of 5 interns, mentoring them through owning launch of flagship SaaS marketplace in NA, LATAM, and EMEA after Marketing headcount reduced by 70%.</w:t>
      </w:r>
    </w:p>
    <w:p w14:paraId="79514C0F" w14:textId="77777777" w:rsidR="00A71F9A" w:rsidRPr="00F74AE0" w:rsidRDefault="00A71F9A" w:rsidP="00A71F9A">
      <w:pPr>
        <w:numPr>
          <w:ilvl w:val="0"/>
          <w:numId w:val="5"/>
        </w:numPr>
        <w:ind w:left="360" w:hanging="270"/>
        <w:rPr>
          <w:color w:val="002060"/>
        </w:rPr>
      </w:pPr>
      <w:r w:rsidRPr="00F74AE0">
        <w:rPr>
          <w:color w:val="002060"/>
        </w:rPr>
        <w:t>Managed Product Marketing team of 4 to produce</w:t>
      </w:r>
      <w:r w:rsidRPr="00F74AE0">
        <w:rPr>
          <w:b/>
          <w:color w:val="002060"/>
        </w:rPr>
        <w:t xml:space="preserve"> </w:t>
      </w:r>
      <w:r w:rsidRPr="00F74AE0">
        <w:rPr>
          <w:color w:val="002060"/>
        </w:rPr>
        <w:t xml:space="preserve">54 high-def Sales Enablement assets </w:t>
      </w:r>
    </w:p>
    <w:p w14:paraId="3EDFC553" w14:textId="77777777" w:rsidR="00A71F9A" w:rsidRPr="005333BA" w:rsidRDefault="00A71F9A" w:rsidP="00A71F9A">
      <w:pPr>
        <w:numPr>
          <w:ilvl w:val="0"/>
          <w:numId w:val="5"/>
        </w:numPr>
        <w:ind w:left="360" w:hanging="270"/>
        <w:rPr>
          <w:color w:val="002060"/>
        </w:rPr>
      </w:pPr>
      <w:r w:rsidRPr="005333BA">
        <w:rPr>
          <w:color w:val="002060"/>
        </w:rPr>
        <w:t>Managed Product Marketing team that produced all sales enablement for NA, LATAM, and EMEA</w:t>
      </w:r>
    </w:p>
    <w:p w14:paraId="29A1CDF5" w14:textId="77777777" w:rsidR="00A71F9A" w:rsidRPr="005333BA" w:rsidRDefault="00A71F9A" w:rsidP="00A71F9A">
      <w:pPr>
        <w:numPr>
          <w:ilvl w:val="0"/>
          <w:numId w:val="5"/>
        </w:numPr>
        <w:ind w:left="360" w:hanging="270"/>
        <w:rPr>
          <w:b/>
          <w:bCs/>
          <w:color w:val="002060"/>
        </w:rPr>
      </w:pPr>
      <w:r w:rsidRPr="005333BA">
        <w:rPr>
          <w:b/>
          <w:bCs/>
          <w:color w:val="002060"/>
        </w:rPr>
        <w:t>Managed PMM team to produce all sales enablement for product launch in NA, LATAM, and EMEA</w:t>
      </w:r>
    </w:p>
    <w:p w14:paraId="3F66EA73" w14:textId="77777777" w:rsidR="00A71F9A" w:rsidRDefault="00A71F9A" w:rsidP="00A71F9A">
      <w:pPr>
        <w:numPr>
          <w:ilvl w:val="0"/>
          <w:numId w:val="5"/>
        </w:numPr>
        <w:ind w:right="720"/>
      </w:pPr>
      <w:r>
        <w:t>After Marketing dept. reduced by 70%, built scrappy PMM team of 5 that produced all go-to-market and sales enablement assets for launch of company turnaround initiative in NA, LATAM, and EMEA</w:t>
      </w:r>
    </w:p>
    <w:p w14:paraId="6A3D0B53" w14:textId="77777777" w:rsidR="00A71F9A" w:rsidRPr="00AB7C58" w:rsidRDefault="00A71F9A" w:rsidP="00A71F9A">
      <w:pPr>
        <w:numPr>
          <w:ilvl w:val="0"/>
          <w:numId w:val="5"/>
        </w:numPr>
        <w:ind w:right="720"/>
      </w:pPr>
      <w:r>
        <w:t>After Marketing dept. reduced by 70%, built scrappy PMM team of 5 that designed and launched product and go-to-market strategies of company turnaround initiative in NA, LATAM, and EMEA</w:t>
      </w:r>
    </w:p>
    <w:p w14:paraId="42E86F48" w14:textId="77777777" w:rsidR="00A71F9A" w:rsidRPr="00625030" w:rsidRDefault="00A71F9A" w:rsidP="00A71F9A">
      <w:pPr>
        <w:numPr>
          <w:ilvl w:val="0"/>
          <w:numId w:val="5"/>
        </w:numPr>
        <w:ind w:left="360" w:hanging="270"/>
      </w:pPr>
      <w:r w:rsidRPr="0057512B">
        <w:t>Managed Product Marketing team of 4 to produce</w:t>
      </w:r>
      <w:r w:rsidRPr="0057512B">
        <w:rPr>
          <w:b/>
        </w:rPr>
        <w:t xml:space="preserve"> </w:t>
      </w:r>
      <w:r w:rsidRPr="0057512B">
        <w:t xml:space="preserve">54 high-def Sales Enablement assets </w:t>
      </w:r>
    </w:p>
    <w:p w14:paraId="6A01E7DC" w14:textId="77777777" w:rsidR="00A71F9A" w:rsidRPr="00F74AE0" w:rsidRDefault="00A71F9A" w:rsidP="00A71F9A">
      <w:pPr>
        <w:numPr>
          <w:ilvl w:val="0"/>
          <w:numId w:val="5"/>
        </w:numPr>
        <w:rPr>
          <w:b/>
          <w:bCs/>
          <w:color w:val="002060"/>
        </w:rPr>
      </w:pPr>
    </w:p>
    <w:p w14:paraId="6628C06E" w14:textId="77777777" w:rsidR="00A71F9A" w:rsidRDefault="00A71F9A" w:rsidP="00A71F9A">
      <w:pPr>
        <w:numPr>
          <w:ilvl w:val="0"/>
          <w:numId w:val="5"/>
        </w:numPr>
        <w:ind w:left="360" w:hanging="270"/>
      </w:pPr>
    </w:p>
    <w:p w14:paraId="446B302D" w14:textId="77777777" w:rsidR="00A71F9A" w:rsidRPr="0057512B" w:rsidRDefault="00A71F9A" w:rsidP="00A71F9A">
      <w:pPr>
        <w:ind w:left="360"/>
      </w:pPr>
    </w:p>
    <w:p w14:paraId="5F23FD9F" w14:textId="77777777" w:rsidR="00A71F9A" w:rsidRPr="00436602" w:rsidRDefault="00A71F9A" w:rsidP="00A71F9A">
      <w:pPr>
        <w:outlineLvl w:val="0"/>
        <w:rPr>
          <w:i/>
          <w:color w:val="FFC000"/>
        </w:rPr>
      </w:pPr>
      <w:r w:rsidRPr="00436602">
        <w:rPr>
          <w:i/>
          <w:color w:val="FFC000"/>
        </w:rPr>
        <w:t>Executed self-proposed, company turnaround based on new product category and go-to-market strategy</w:t>
      </w:r>
    </w:p>
    <w:p w14:paraId="02C59D59" w14:textId="77777777" w:rsidR="00A71F9A" w:rsidRDefault="00A71F9A" w:rsidP="00A71F9A">
      <w:pPr>
        <w:pStyle w:val="ListParagraph"/>
        <w:numPr>
          <w:ilvl w:val="0"/>
          <w:numId w:val="5"/>
        </w:numPr>
        <w:tabs>
          <w:tab w:val="left" w:pos="1530"/>
          <w:tab w:val="left" w:pos="9450"/>
        </w:tabs>
        <w:ind w:left="360" w:hanging="270"/>
        <w:contextualSpacing w:val="0"/>
      </w:pPr>
      <w:r w:rsidRPr="00DC7AA5">
        <w:t>Received exec buy-in on disruptive company turnaround focused on building a SaaS marketplace</w:t>
      </w:r>
    </w:p>
    <w:p w14:paraId="723217FA" w14:textId="77777777" w:rsidR="00A71F9A" w:rsidRPr="00DC7AA5" w:rsidRDefault="00A71F9A" w:rsidP="00A71F9A">
      <w:pPr>
        <w:pStyle w:val="ListParagraph"/>
        <w:numPr>
          <w:ilvl w:val="0"/>
          <w:numId w:val="5"/>
        </w:numPr>
        <w:tabs>
          <w:tab w:val="left" w:pos="1530"/>
          <w:tab w:val="left" w:pos="9450"/>
        </w:tabs>
        <w:ind w:left="360" w:hanging="270"/>
        <w:contextualSpacing w:val="0"/>
      </w:pPr>
      <w:r>
        <w:t xml:space="preserve">Recruited </w:t>
      </w:r>
      <w:r w:rsidRPr="00DC7AA5">
        <w:t>13 SaaS apps</w:t>
      </w:r>
      <w:r>
        <w:t xml:space="preserve"> to our proprietary marketplace and owned their</w:t>
      </w:r>
      <w:r w:rsidRPr="00DC7AA5">
        <w:t xml:space="preserve"> go-to-market </w:t>
      </w:r>
      <w:r>
        <w:t>plans</w:t>
      </w:r>
      <w:r w:rsidRPr="00DC7AA5">
        <w:t xml:space="preserve"> </w:t>
      </w:r>
      <w:r>
        <w:t>including</w:t>
      </w:r>
      <w:r w:rsidRPr="00DC7AA5">
        <w:t xml:space="preserve"> </w:t>
      </w:r>
      <w:r>
        <w:t>messaging</w:t>
      </w:r>
      <w:r w:rsidRPr="00DC7AA5">
        <w:t>, pricing, distribution channels, persona definitions,</w:t>
      </w:r>
      <w:r>
        <w:t xml:space="preserve"> </w:t>
      </w:r>
      <w:r w:rsidRPr="00DC7AA5">
        <w:t xml:space="preserve">and Sales </w:t>
      </w:r>
      <w:r>
        <w:t xml:space="preserve">and Support </w:t>
      </w:r>
      <w:r w:rsidRPr="00DC7AA5">
        <w:t>training</w:t>
      </w:r>
    </w:p>
    <w:p w14:paraId="66C0F221" w14:textId="77777777" w:rsidR="00A71F9A" w:rsidRPr="00D344E3" w:rsidRDefault="00A71F9A" w:rsidP="00A71F9A">
      <w:pPr>
        <w:tabs>
          <w:tab w:val="left" w:pos="560"/>
        </w:tabs>
        <w:autoSpaceDE w:val="0"/>
        <w:autoSpaceDN w:val="0"/>
        <w:adjustRightInd w:val="0"/>
        <w:ind w:right="-240"/>
        <w:jc w:val="both"/>
        <w:rPr>
          <w:rFonts w:asciiTheme="minorHAnsi" w:hAnsiTheme="minorHAnsi" w:cstheme="minorHAnsi"/>
          <w:color w:val="000000" w:themeColor="text1"/>
          <w:sz w:val="22"/>
          <w:szCs w:val="22"/>
        </w:rPr>
      </w:pPr>
    </w:p>
    <w:p w14:paraId="30CF532B" w14:textId="77777777" w:rsidR="00810F1C" w:rsidRDefault="00810F1C" w:rsidP="00810F1C">
      <w:pPr>
        <w:tabs>
          <w:tab w:val="right" w:pos="10080"/>
        </w:tabs>
        <w:autoSpaceDE w:val="0"/>
        <w:autoSpaceDN w:val="0"/>
        <w:adjustRightInd w:val="0"/>
        <w:ind w:left="180"/>
        <w:rPr>
          <w:rFonts w:asciiTheme="minorHAnsi" w:hAnsiTheme="minorHAnsi" w:cstheme="minorHAnsi"/>
          <w:i/>
          <w:iCs/>
          <w:sz w:val="22"/>
          <w:szCs w:val="22"/>
        </w:rPr>
      </w:pPr>
    </w:p>
    <w:p w14:paraId="1CB664D3" w14:textId="77777777" w:rsidR="00810F1C" w:rsidRPr="00C333AA" w:rsidRDefault="00810F1C" w:rsidP="00810F1C">
      <w:pPr>
        <w:pStyle w:val="ListParagraph"/>
        <w:numPr>
          <w:ilvl w:val="0"/>
          <w:numId w:val="17"/>
        </w:numPr>
        <w:tabs>
          <w:tab w:val="right" w:pos="10080"/>
        </w:tabs>
        <w:autoSpaceDE w:val="0"/>
        <w:autoSpaceDN w:val="0"/>
        <w:adjustRightInd w:val="0"/>
        <w:rPr>
          <w:rFonts w:asciiTheme="minorHAnsi" w:hAnsiTheme="minorHAnsi" w:cstheme="minorHAnsi"/>
          <w:i/>
          <w:iCs/>
          <w:color w:val="FF0000"/>
          <w:sz w:val="22"/>
          <w:szCs w:val="22"/>
        </w:rPr>
      </w:pPr>
      <w:r w:rsidRPr="00C333AA">
        <w:rPr>
          <w:rFonts w:asciiTheme="minorHAnsi" w:hAnsiTheme="minorHAnsi" w:cstheme="minorHAnsi"/>
          <w:i/>
          <w:iCs/>
          <w:color w:val="FF0000"/>
          <w:sz w:val="22"/>
          <w:szCs w:val="22"/>
        </w:rPr>
        <w:t>Developed strategic pivot, from inception to launch, of SMB SaaS marketplace, leading to Verio’s acquisition.</w:t>
      </w:r>
    </w:p>
    <w:p w14:paraId="1C46C214" w14:textId="77777777" w:rsidR="00810F1C" w:rsidRPr="00C333AA" w:rsidRDefault="00810F1C" w:rsidP="00810F1C">
      <w:pPr>
        <w:pStyle w:val="ListParagraph"/>
        <w:numPr>
          <w:ilvl w:val="0"/>
          <w:numId w:val="17"/>
        </w:numPr>
        <w:tabs>
          <w:tab w:val="right" w:pos="10080"/>
        </w:tabs>
        <w:autoSpaceDE w:val="0"/>
        <w:autoSpaceDN w:val="0"/>
        <w:adjustRightInd w:val="0"/>
        <w:rPr>
          <w:rFonts w:asciiTheme="minorHAnsi" w:hAnsiTheme="minorHAnsi" w:cstheme="minorHAnsi"/>
          <w:i/>
          <w:iCs/>
          <w:color w:val="FF0000"/>
          <w:sz w:val="22"/>
          <w:szCs w:val="22"/>
        </w:rPr>
      </w:pPr>
      <w:r w:rsidRPr="00C333AA">
        <w:rPr>
          <w:rFonts w:asciiTheme="minorHAnsi" w:hAnsiTheme="minorHAnsi" w:cstheme="minorHAnsi"/>
          <w:i/>
          <w:iCs/>
          <w:color w:val="FF0000"/>
          <w:sz w:val="22"/>
          <w:szCs w:val="22"/>
        </w:rPr>
        <w:t>Executed disruptive corporate turnaround, from inception to launch, leading to company acquisition in 3 years.</w:t>
      </w:r>
    </w:p>
    <w:p w14:paraId="6190416B" w14:textId="77777777" w:rsidR="00810F1C" w:rsidRPr="00C333AA" w:rsidRDefault="00810F1C" w:rsidP="00810F1C">
      <w:pPr>
        <w:pStyle w:val="ListParagraph"/>
        <w:numPr>
          <w:ilvl w:val="0"/>
          <w:numId w:val="17"/>
        </w:numPr>
        <w:tabs>
          <w:tab w:val="right" w:pos="10080"/>
        </w:tabs>
        <w:autoSpaceDE w:val="0"/>
        <w:autoSpaceDN w:val="0"/>
        <w:adjustRightInd w:val="0"/>
        <w:rPr>
          <w:rFonts w:asciiTheme="minorHAnsi" w:hAnsiTheme="minorHAnsi" w:cstheme="minorHAnsi"/>
          <w:i/>
          <w:iCs/>
          <w:color w:val="FF0000"/>
          <w:sz w:val="22"/>
          <w:szCs w:val="22"/>
        </w:rPr>
      </w:pPr>
      <w:r w:rsidRPr="00C333AA">
        <w:rPr>
          <w:rFonts w:asciiTheme="minorHAnsi" w:hAnsiTheme="minorHAnsi" w:cstheme="minorHAnsi"/>
          <w:i/>
          <w:iCs/>
          <w:color w:val="FF0000"/>
          <w:sz w:val="22"/>
          <w:szCs w:val="22"/>
        </w:rPr>
        <w:t>Executed disruptive product strategy, from inception to launch, leading to company’s acquisition 3 years later.</w:t>
      </w:r>
    </w:p>
    <w:p w14:paraId="762AA300" w14:textId="77777777" w:rsidR="00810F1C" w:rsidRPr="00D344E3" w:rsidRDefault="00810F1C" w:rsidP="00810F1C">
      <w:pPr>
        <w:tabs>
          <w:tab w:val="right" w:pos="10080"/>
        </w:tabs>
        <w:autoSpaceDE w:val="0"/>
        <w:autoSpaceDN w:val="0"/>
        <w:adjustRightInd w:val="0"/>
        <w:ind w:left="180"/>
        <w:rPr>
          <w:rFonts w:asciiTheme="minorHAnsi" w:hAnsiTheme="minorHAnsi" w:cstheme="minorHAnsi"/>
          <w:i/>
          <w:iCs/>
          <w:sz w:val="22"/>
          <w:szCs w:val="22"/>
        </w:rPr>
      </w:pPr>
    </w:p>
    <w:p w14:paraId="5CBC1DE0" w14:textId="77777777" w:rsidR="00810F1C" w:rsidRPr="00D344E3" w:rsidRDefault="00810F1C" w:rsidP="00810F1C">
      <w:pPr>
        <w:tabs>
          <w:tab w:val="right" w:pos="10080"/>
        </w:tabs>
        <w:autoSpaceDE w:val="0"/>
        <w:autoSpaceDN w:val="0"/>
        <w:adjustRightInd w:val="0"/>
        <w:ind w:left="180"/>
        <w:rPr>
          <w:rFonts w:asciiTheme="minorHAnsi" w:hAnsiTheme="minorHAnsi" w:cstheme="minorHAnsi"/>
          <w:i/>
          <w:iCs/>
          <w:sz w:val="22"/>
          <w:szCs w:val="22"/>
        </w:rPr>
      </w:pPr>
      <w:r w:rsidRPr="00D344E3">
        <w:rPr>
          <w:rFonts w:asciiTheme="minorHAnsi" w:hAnsiTheme="minorHAnsi" w:cstheme="minorHAnsi"/>
          <w:i/>
          <w:iCs/>
          <w:sz w:val="22"/>
          <w:szCs w:val="22"/>
        </w:rPr>
        <w:t>Executed disruptive corporate turnaround, pivoting product strategy leading to company acquisition in 3 years.</w:t>
      </w:r>
    </w:p>
    <w:p w14:paraId="37D3035A" w14:textId="77777777" w:rsidR="00810F1C" w:rsidRPr="00D344E3" w:rsidRDefault="00810F1C" w:rsidP="00810F1C">
      <w:pPr>
        <w:numPr>
          <w:ilvl w:val="0"/>
          <w:numId w:val="2"/>
        </w:numPr>
        <w:ind w:left="540" w:right="900" w:hanging="180"/>
        <w:rPr>
          <w:rFonts w:asciiTheme="minorHAnsi" w:hAnsiTheme="minorHAnsi" w:cstheme="minorHAnsi"/>
          <w:sz w:val="22"/>
          <w:szCs w:val="22"/>
        </w:rPr>
      </w:pPr>
      <w:r w:rsidRPr="00D344E3">
        <w:rPr>
          <w:rFonts w:asciiTheme="minorHAnsi" w:hAnsiTheme="minorHAnsi" w:cstheme="minorHAnsi"/>
          <w:sz w:val="22"/>
          <w:szCs w:val="22"/>
        </w:rPr>
        <w:t>Built scrappy Product Marketing team of 5 interns, mentoring them through owning launch of flagship SaaS marketplace in NA, LATAM, and EMEA after Marketing headcount reduced by 70%.</w:t>
      </w:r>
    </w:p>
    <w:p w14:paraId="35345988" w14:textId="77777777" w:rsidR="00810F1C" w:rsidRPr="00D344E3" w:rsidRDefault="00810F1C" w:rsidP="00810F1C">
      <w:pPr>
        <w:numPr>
          <w:ilvl w:val="0"/>
          <w:numId w:val="2"/>
        </w:numPr>
        <w:ind w:left="540" w:right="900" w:hanging="180"/>
        <w:jc w:val="both"/>
        <w:rPr>
          <w:rFonts w:asciiTheme="minorHAnsi" w:hAnsiTheme="minorHAnsi" w:cstheme="minorHAnsi"/>
          <w:sz w:val="22"/>
          <w:szCs w:val="22"/>
        </w:rPr>
      </w:pPr>
      <w:r w:rsidRPr="00D344E3">
        <w:rPr>
          <w:rFonts w:asciiTheme="minorHAnsi" w:hAnsiTheme="minorHAnsi" w:cstheme="minorHAnsi"/>
          <w:sz w:val="22"/>
          <w:szCs w:val="22"/>
        </w:rPr>
        <w:t>Negotiated 13 business development partnerships that raised average gross margin 42%.</w:t>
      </w:r>
    </w:p>
    <w:p w14:paraId="345B74F9" w14:textId="77777777" w:rsidR="00810F1C" w:rsidRPr="00D344E3" w:rsidRDefault="00810F1C" w:rsidP="00810F1C">
      <w:pPr>
        <w:numPr>
          <w:ilvl w:val="0"/>
          <w:numId w:val="2"/>
        </w:numPr>
        <w:ind w:left="540" w:right="900" w:hanging="180"/>
        <w:jc w:val="both"/>
        <w:rPr>
          <w:rFonts w:asciiTheme="minorHAnsi" w:hAnsiTheme="minorHAnsi" w:cstheme="minorHAnsi"/>
          <w:sz w:val="22"/>
          <w:szCs w:val="22"/>
        </w:rPr>
      </w:pPr>
      <w:r w:rsidRPr="00D344E3">
        <w:rPr>
          <w:rFonts w:asciiTheme="minorHAnsi" w:hAnsiTheme="minorHAnsi" w:cstheme="minorHAnsi"/>
          <w:sz w:val="22"/>
          <w:szCs w:val="22"/>
        </w:rPr>
        <w:t>Owned end-to-end go-to-market strategy for 22 product launches, including messaging strategy, personas, pricing, launch geos, sales channels, and sales training.</w:t>
      </w:r>
    </w:p>
    <w:p w14:paraId="5F2893D2" w14:textId="77777777" w:rsidR="0037405C" w:rsidRPr="00D344E3" w:rsidRDefault="0037405C" w:rsidP="0037405C">
      <w:pPr>
        <w:tabs>
          <w:tab w:val="right" w:pos="10080"/>
        </w:tabs>
        <w:autoSpaceDE w:val="0"/>
        <w:autoSpaceDN w:val="0"/>
        <w:adjustRightInd w:val="0"/>
        <w:ind w:left="180"/>
        <w:rPr>
          <w:rFonts w:asciiTheme="minorHAnsi" w:hAnsiTheme="minorHAnsi" w:cstheme="minorHAnsi"/>
          <w:i/>
          <w:iCs/>
          <w:sz w:val="22"/>
          <w:szCs w:val="22"/>
        </w:rPr>
      </w:pPr>
    </w:p>
    <w:p w14:paraId="355305F7" w14:textId="77777777" w:rsidR="0037405C" w:rsidRPr="00D344E3" w:rsidRDefault="0037405C" w:rsidP="0037405C">
      <w:pPr>
        <w:tabs>
          <w:tab w:val="right" w:pos="10080"/>
        </w:tabs>
        <w:ind w:right="-36"/>
        <w:rPr>
          <w:rFonts w:asciiTheme="minorHAnsi" w:hAnsiTheme="minorHAnsi" w:cstheme="minorHAnsi"/>
          <w:b/>
          <w:bCs/>
          <w:sz w:val="22"/>
          <w:szCs w:val="22"/>
        </w:rPr>
      </w:pPr>
      <w:r w:rsidRPr="00D344E3">
        <w:rPr>
          <w:rFonts w:asciiTheme="minorHAnsi" w:hAnsiTheme="minorHAnsi" w:cstheme="minorHAnsi"/>
          <w:b/>
          <w:bCs/>
          <w:sz w:val="22"/>
          <w:szCs w:val="22"/>
        </w:rPr>
        <w:t xml:space="preserve">On Demand Software, </w:t>
      </w:r>
      <w:r w:rsidRPr="00D344E3">
        <w:rPr>
          <w:rFonts w:asciiTheme="minorHAnsi" w:hAnsiTheme="minorHAnsi" w:cstheme="minorHAnsi"/>
          <w:sz w:val="22"/>
          <w:szCs w:val="22"/>
        </w:rPr>
        <w:t>Remote</w:t>
      </w:r>
      <w:r w:rsidRPr="00D344E3">
        <w:rPr>
          <w:rFonts w:asciiTheme="minorHAnsi" w:hAnsiTheme="minorHAnsi" w:cstheme="minorHAnsi"/>
          <w:b/>
          <w:bCs/>
          <w:sz w:val="22"/>
          <w:szCs w:val="22"/>
        </w:rPr>
        <w:t xml:space="preserve"> </w:t>
      </w:r>
      <w:r w:rsidRPr="00D344E3">
        <w:rPr>
          <w:rFonts w:asciiTheme="minorHAnsi" w:hAnsiTheme="minorHAnsi" w:cstheme="minorHAnsi"/>
          <w:b/>
          <w:bCs/>
          <w:sz w:val="22"/>
          <w:szCs w:val="22"/>
        </w:rPr>
        <w:tab/>
        <w:t>Aug 2010 – May 2012</w:t>
      </w:r>
    </w:p>
    <w:p w14:paraId="4D18AF18" w14:textId="77777777" w:rsidR="0037405C" w:rsidRPr="00D344E3" w:rsidRDefault="0037405C" w:rsidP="0037405C">
      <w:pPr>
        <w:tabs>
          <w:tab w:val="left" w:pos="560"/>
        </w:tabs>
        <w:autoSpaceDE w:val="0"/>
        <w:autoSpaceDN w:val="0"/>
        <w:adjustRightInd w:val="0"/>
        <w:rPr>
          <w:rFonts w:asciiTheme="minorHAnsi" w:eastAsiaTheme="minorHAnsi" w:hAnsiTheme="minorHAnsi" w:cstheme="minorHAnsi"/>
          <w:i/>
          <w:iCs/>
          <w:color w:val="000000" w:themeColor="text1"/>
          <w:sz w:val="22"/>
          <w:szCs w:val="22"/>
        </w:rPr>
      </w:pPr>
      <w:r w:rsidRPr="00D344E3">
        <w:rPr>
          <w:rFonts w:asciiTheme="minorHAnsi" w:eastAsiaTheme="minorHAnsi" w:hAnsiTheme="minorHAnsi" w:cstheme="minorHAnsi"/>
          <w:i/>
          <w:iCs/>
          <w:color w:val="000000" w:themeColor="text1"/>
          <w:sz w:val="22"/>
          <w:szCs w:val="22"/>
        </w:rPr>
        <w:t>Web application and SaaS development consultancy specializing in component-based web solutions.</w:t>
      </w:r>
    </w:p>
    <w:p w14:paraId="470207CE" w14:textId="77777777" w:rsidR="0037405C" w:rsidRPr="00D344E3" w:rsidRDefault="0037405C" w:rsidP="0037405C">
      <w:pPr>
        <w:tabs>
          <w:tab w:val="right" w:pos="10080"/>
        </w:tabs>
        <w:autoSpaceDE w:val="0"/>
        <w:autoSpaceDN w:val="0"/>
        <w:adjustRightInd w:val="0"/>
        <w:rPr>
          <w:rFonts w:asciiTheme="minorHAnsi" w:hAnsiTheme="minorHAnsi" w:cstheme="minorHAnsi"/>
          <w:b/>
          <w:bCs/>
          <w:sz w:val="22"/>
          <w:szCs w:val="22"/>
        </w:rPr>
      </w:pPr>
      <w:r w:rsidRPr="00D344E3">
        <w:rPr>
          <w:rFonts w:asciiTheme="minorHAnsi" w:hAnsiTheme="minorHAnsi" w:cstheme="minorHAnsi"/>
          <w:b/>
          <w:bCs/>
          <w:sz w:val="22"/>
          <w:szCs w:val="22"/>
        </w:rPr>
        <w:t>Product and Marketing Lead</w:t>
      </w:r>
    </w:p>
    <w:p w14:paraId="6A142E10" w14:textId="77777777" w:rsidR="00A71F9A" w:rsidRPr="00163FCD" w:rsidRDefault="00A71F9A" w:rsidP="00A71F9A">
      <w:pPr>
        <w:tabs>
          <w:tab w:val="left" w:pos="9450"/>
        </w:tabs>
        <w:outlineLvl w:val="0"/>
        <w:rPr>
          <w:i/>
        </w:rPr>
      </w:pPr>
      <w:r>
        <w:rPr>
          <w:i/>
        </w:rPr>
        <w:t xml:space="preserve">Led team of 3 generating campaigns, </w:t>
      </w:r>
      <w:r w:rsidRPr="00180BA7">
        <w:rPr>
          <w:i/>
        </w:rPr>
        <w:t>use</w:t>
      </w:r>
      <w:r>
        <w:rPr>
          <w:i/>
        </w:rPr>
        <w:t xml:space="preserve">r </w:t>
      </w:r>
      <w:r w:rsidRPr="00180BA7">
        <w:rPr>
          <w:i/>
        </w:rPr>
        <w:t xml:space="preserve">personas, requirements, UX, and </w:t>
      </w:r>
      <w:r>
        <w:rPr>
          <w:i/>
        </w:rPr>
        <w:t xml:space="preserve">layout </w:t>
      </w:r>
      <w:r w:rsidRPr="00180BA7">
        <w:rPr>
          <w:i/>
        </w:rPr>
        <w:t xml:space="preserve">designs </w:t>
      </w:r>
      <w:r>
        <w:rPr>
          <w:i/>
        </w:rPr>
        <w:t>for SaaS startup</w:t>
      </w:r>
    </w:p>
    <w:p w14:paraId="2337F91A" w14:textId="77777777" w:rsidR="00A71F9A" w:rsidRPr="00C03ADC" w:rsidRDefault="00A71F9A" w:rsidP="00A71F9A">
      <w:pPr>
        <w:tabs>
          <w:tab w:val="left" w:pos="9450"/>
        </w:tabs>
        <w:outlineLvl w:val="0"/>
        <w:rPr>
          <w:b/>
          <w:bCs/>
          <w:i/>
        </w:rPr>
      </w:pPr>
      <w:r w:rsidRPr="00C03ADC">
        <w:rPr>
          <w:b/>
          <w:bCs/>
          <w:i/>
        </w:rPr>
        <w:t>Led team of 3 in user research, req. definition, design interviews, and go-to-market for SaaS startup</w:t>
      </w:r>
    </w:p>
    <w:p w14:paraId="355C1364" w14:textId="77777777" w:rsidR="00A71F9A" w:rsidRPr="00C03ADC" w:rsidRDefault="00A71F9A" w:rsidP="00A71F9A">
      <w:pPr>
        <w:widowControl w:val="0"/>
        <w:tabs>
          <w:tab w:val="right" w:pos="9360"/>
        </w:tabs>
        <w:autoSpaceDE w:val="0"/>
        <w:autoSpaceDN w:val="0"/>
        <w:adjustRightInd w:val="0"/>
        <w:rPr>
          <w:b/>
          <w:color w:val="2F5496" w:themeColor="accent1" w:themeShade="BF"/>
        </w:rPr>
      </w:pPr>
      <w:r>
        <w:rPr>
          <w:i/>
        </w:rPr>
        <w:t>Led team of 3 in user research, story authoring, design interviews, and go-to-market for SaaS startup</w:t>
      </w:r>
    </w:p>
    <w:p w14:paraId="2860BEF8" w14:textId="77777777" w:rsidR="00A71F9A" w:rsidRPr="00ED6FD4" w:rsidRDefault="00A71F9A" w:rsidP="00A71F9A">
      <w:pPr>
        <w:widowControl w:val="0"/>
        <w:tabs>
          <w:tab w:val="right" w:pos="9360"/>
        </w:tabs>
        <w:autoSpaceDE w:val="0"/>
        <w:autoSpaceDN w:val="0"/>
        <w:adjustRightInd w:val="0"/>
        <w:rPr>
          <w:b/>
          <w:color w:val="2F5496" w:themeColor="accent1" w:themeShade="BF"/>
        </w:rPr>
      </w:pPr>
      <w:r>
        <w:rPr>
          <w:i/>
        </w:rPr>
        <w:t>Led team of 3 in user research, design interviews, PRD, MRD, and go-to-market for SaaS startup</w:t>
      </w:r>
    </w:p>
    <w:p w14:paraId="228AE931" w14:textId="77777777" w:rsidR="00A71F9A" w:rsidRDefault="00A71F9A" w:rsidP="00A71F9A">
      <w:pPr>
        <w:tabs>
          <w:tab w:val="left" w:pos="9450"/>
        </w:tabs>
        <w:outlineLvl w:val="0"/>
        <w:rPr>
          <w:i/>
        </w:rPr>
      </w:pPr>
      <w:r>
        <w:rPr>
          <w:i/>
        </w:rPr>
        <w:t>Led team of 3 to conduct user research, define requirements, UX, and bring the product to market</w:t>
      </w:r>
    </w:p>
    <w:p w14:paraId="4620C003" w14:textId="77777777" w:rsidR="00A71F9A" w:rsidRPr="00A2189A" w:rsidRDefault="00A71F9A" w:rsidP="00A71F9A">
      <w:pPr>
        <w:pStyle w:val="ListParagraph"/>
        <w:numPr>
          <w:ilvl w:val="0"/>
          <w:numId w:val="6"/>
        </w:numPr>
        <w:tabs>
          <w:tab w:val="left" w:pos="9450"/>
        </w:tabs>
        <w:ind w:left="360" w:hanging="270"/>
        <w:contextualSpacing w:val="0"/>
      </w:pPr>
      <w:r>
        <w:t xml:space="preserve">Conducted qualitative customer research to define MVP and initial design for SaaS offering </w:t>
      </w:r>
    </w:p>
    <w:p w14:paraId="71730A4E" w14:textId="77777777" w:rsidR="00A71F9A" w:rsidRPr="0065386E" w:rsidRDefault="00A71F9A" w:rsidP="00A71F9A">
      <w:pPr>
        <w:pStyle w:val="ListParagraph"/>
        <w:numPr>
          <w:ilvl w:val="0"/>
          <w:numId w:val="6"/>
        </w:numPr>
        <w:tabs>
          <w:tab w:val="left" w:pos="9450"/>
        </w:tabs>
        <w:ind w:left="360" w:hanging="270"/>
        <w:contextualSpacing w:val="0"/>
        <w:rPr>
          <w:b/>
          <w:bCs/>
          <w:color w:val="00B050"/>
        </w:rPr>
      </w:pPr>
      <w:r w:rsidRPr="0065386E">
        <w:rPr>
          <w:b/>
          <w:bCs/>
          <w:color w:val="00B050"/>
        </w:rPr>
        <w:t xml:space="preserve">Managed Marketing team in generating all product messaging, copy, and sales content </w:t>
      </w:r>
    </w:p>
    <w:p w14:paraId="655F3CA8" w14:textId="77777777" w:rsidR="00A71F9A" w:rsidRPr="0065386E" w:rsidRDefault="00A71F9A" w:rsidP="00A71F9A">
      <w:pPr>
        <w:pStyle w:val="ListParagraph"/>
        <w:numPr>
          <w:ilvl w:val="0"/>
          <w:numId w:val="6"/>
        </w:numPr>
        <w:tabs>
          <w:tab w:val="left" w:pos="9450"/>
        </w:tabs>
        <w:ind w:left="360" w:hanging="270"/>
        <w:contextualSpacing w:val="0"/>
        <w:rPr>
          <w:color w:val="00B050"/>
        </w:rPr>
      </w:pPr>
      <w:r w:rsidRPr="0065386E">
        <w:rPr>
          <w:color w:val="00B050"/>
        </w:rPr>
        <w:t xml:space="preserve">Managed Marketing team to generate all product messaging, copy, and sales content across 3 projects </w:t>
      </w:r>
    </w:p>
    <w:p w14:paraId="11A6EFA5" w14:textId="77777777" w:rsidR="00A71F9A" w:rsidRPr="0065386E" w:rsidRDefault="00A71F9A" w:rsidP="00A71F9A">
      <w:pPr>
        <w:pStyle w:val="ListParagraph"/>
        <w:numPr>
          <w:ilvl w:val="0"/>
          <w:numId w:val="6"/>
        </w:numPr>
        <w:tabs>
          <w:tab w:val="left" w:pos="9450"/>
        </w:tabs>
        <w:ind w:left="360" w:hanging="270"/>
        <w:contextualSpacing w:val="0"/>
        <w:rPr>
          <w:color w:val="00B050"/>
        </w:rPr>
      </w:pPr>
      <w:r w:rsidRPr="0065386E">
        <w:rPr>
          <w:color w:val="00B050"/>
        </w:rPr>
        <w:t>Managed content team to generate product positioning and messaging for 3 projects</w:t>
      </w:r>
    </w:p>
    <w:p w14:paraId="4C445506" w14:textId="77777777" w:rsidR="00A71F9A" w:rsidRPr="00DA2C4A" w:rsidRDefault="00A71F9A" w:rsidP="00A71F9A">
      <w:pPr>
        <w:pStyle w:val="ListParagraph"/>
        <w:numPr>
          <w:ilvl w:val="0"/>
          <w:numId w:val="6"/>
        </w:numPr>
        <w:tabs>
          <w:tab w:val="left" w:pos="9450"/>
        </w:tabs>
        <w:ind w:left="360" w:hanging="270"/>
        <w:contextualSpacing w:val="0"/>
        <w:rPr>
          <w:color w:val="FF0000"/>
        </w:rPr>
      </w:pPr>
      <w:r w:rsidRPr="00DA2C4A">
        <w:rPr>
          <w:color w:val="FF0000"/>
        </w:rPr>
        <w:t>Launched go-to-market strategy across web, iOS and Android endpoints for SaaS startup</w:t>
      </w:r>
    </w:p>
    <w:p w14:paraId="747E96FA" w14:textId="77777777" w:rsidR="00A71F9A" w:rsidRPr="00DA2C4A" w:rsidRDefault="00A71F9A" w:rsidP="00A71F9A">
      <w:pPr>
        <w:pStyle w:val="ListParagraph"/>
        <w:numPr>
          <w:ilvl w:val="0"/>
          <w:numId w:val="6"/>
        </w:numPr>
        <w:tabs>
          <w:tab w:val="left" w:pos="9450"/>
        </w:tabs>
        <w:ind w:left="360" w:hanging="270"/>
        <w:contextualSpacing w:val="0"/>
        <w:rPr>
          <w:color w:val="FF0000"/>
        </w:rPr>
      </w:pPr>
      <w:r w:rsidRPr="00DA2C4A">
        <w:rPr>
          <w:color w:val="FF0000"/>
        </w:rPr>
        <w:t>Optimized website projected to place in top 5 hits for category keyword searches</w:t>
      </w:r>
    </w:p>
    <w:p w14:paraId="3772DFD2" w14:textId="77777777" w:rsidR="00A71F9A" w:rsidRDefault="00A71F9A" w:rsidP="00A71F9A">
      <w:pPr>
        <w:tabs>
          <w:tab w:val="right" w:pos="10170"/>
        </w:tabs>
        <w:rPr>
          <w:rFonts w:ascii="Calibri" w:eastAsia="Calibri" w:hAnsi="Calibri" w:cs="Calibri"/>
          <w:i/>
          <w:sz w:val="20"/>
          <w:szCs w:val="20"/>
        </w:rPr>
      </w:pPr>
      <w:r w:rsidRPr="00501BD2">
        <w:rPr>
          <w:rFonts w:ascii="Calibri" w:eastAsia="Calibri" w:hAnsi="Calibri" w:cs="Calibri"/>
          <w:i/>
          <w:sz w:val="20"/>
          <w:szCs w:val="20"/>
        </w:rPr>
        <w:t xml:space="preserve">Led a team of three to define MVPs and execute go-to-market </w:t>
      </w:r>
      <w:r>
        <w:rPr>
          <w:rFonts w:ascii="Calibri" w:eastAsia="Calibri" w:hAnsi="Calibri" w:cs="Calibri"/>
          <w:i/>
          <w:sz w:val="20"/>
          <w:szCs w:val="20"/>
        </w:rPr>
        <w:t xml:space="preserve">strategies for B2B and B2B2C </w:t>
      </w:r>
      <w:r w:rsidRPr="00501BD2">
        <w:rPr>
          <w:rFonts w:ascii="Calibri" w:eastAsia="Calibri" w:hAnsi="Calibri" w:cs="Calibri"/>
          <w:i/>
          <w:sz w:val="20"/>
          <w:szCs w:val="20"/>
        </w:rPr>
        <w:t>SaaS products.</w:t>
      </w:r>
    </w:p>
    <w:p w14:paraId="4D013D73" w14:textId="77777777" w:rsidR="00A71F9A" w:rsidRDefault="00A71F9A" w:rsidP="00A71F9A">
      <w:pPr>
        <w:numPr>
          <w:ilvl w:val="0"/>
          <w:numId w:val="20"/>
        </w:numPr>
        <w:tabs>
          <w:tab w:val="right" w:pos="10170"/>
        </w:tabs>
        <w:rPr>
          <w:rFonts w:ascii="Calibri" w:eastAsia="Calibri" w:hAnsi="Calibri" w:cs="Calibri"/>
          <w:sz w:val="20"/>
          <w:szCs w:val="20"/>
        </w:rPr>
      </w:pPr>
      <w:r w:rsidRPr="00992745">
        <w:rPr>
          <w:rFonts w:ascii="Calibri" w:eastAsia="Calibri" w:hAnsi="Calibri" w:cs="Calibri"/>
          <w:sz w:val="20"/>
          <w:szCs w:val="20"/>
        </w:rPr>
        <w:t>Led a team of 3 in research, prioritization, and go-to-market strategy for 3 SaaS products. Defined MVP through qualitative studies and A/B tests, launching a B2C product across web, iOS, and Android, growing the user base from 0 to 300.</w:t>
      </w:r>
    </w:p>
    <w:p w14:paraId="439F4D87" w14:textId="77777777" w:rsidR="00A71F9A" w:rsidRPr="00D344E3" w:rsidRDefault="00A71F9A" w:rsidP="00A71F9A">
      <w:pPr>
        <w:tabs>
          <w:tab w:val="right" w:pos="10080"/>
        </w:tabs>
        <w:autoSpaceDE w:val="0"/>
        <w:autoSpaceDN w:val="0"/>
        <w:adjustRightInd w:val="0"/>
        <w:rPr>
          <w:rFonts w:asciiTheme="minorHAnsi" w:hAnsiTheme="minorHAnsi" w:cstheme="minorHAnsi"/>
          <w:b/>
          <w:bCs/>
          <w:sz w:val="22"/>
          <w:szCs w:val="22"/>
        </w:rPr>
      </w:pPr>
    </w:p>
    <w:p w14:paraId="516E0B55" w14:textId="77777777" w:rsidR="00A71F9A" w:rsidRPr="00D344E3" w:rsidRDefault="00A71F9A" w:rsidP="00A71F9A">
      <w:pPr>
        <w:tabs>
          <w:tab w:val="right" w:pos="10080"/>
        </w:tabs>
        <w:autoSpaceDE w:val="0"/>
        <w:autoSpaceDN w:val="0"/>
        <w:adjustRightInd w:val="0"/>
        <w:ind w:left="180"/>
        <w:rPr>
          <w:rFonts w:asciiTheme="minorHAnsi" w:hAnsiTheme="minorHAnsi" w:cstheme="minorHAnsi"/>
          <w:i/>
          <w:iCs/>
          <w:sz w:val="22"/>
          <w:szCs w:val="22"/>
        </w:rPr>
      </w:pPr>
      <w:r w:rsidRPr="00D344E3">
        <w:rPr>
          <w:rFonts w:asciiTheme="minorHAnsi" w:hAnsiTheme="minorHAnsi" w:cstheme="minorHAnsi"/>
          <w:i/>
          <w:iCs/>
          <w:sz w:val="22"/>
          <w:szCs w:val="22"/>
        </w:rPr>
        <w:t xml:space="preserve">Led team of 3 in user research, backlog prioritization, content, </w:t>
      </w:r>
      <w:r>
        <w:rPr>
          <w:rFonts w:asciiTheme="minorHAnsi" w:hAnsiTheme="minorHAnsi" w:cstheme="minorHAnsi"/>
          <w:i/>
          <w:iCs/>
          <w:sz w:val="22"/>
          <w:szCs w:val="22"/>
        </w:rPr>
        <w:t xml:space="preserve">web </w:t>
      </w:r>
      <w:r w:rsidRPr="00D344E3">
        <w:rPr>
          <w:rFonts w:asciiTheme="minorHAnsi" w:hAnsiTheme="minorHAnsi" w:cstheme="minorHAnsi"/>
          <w:i/>
          <w:iCs/>
          <w:sz w:val="22"/>
          <w:szCs w:val="22"/>
        </w:rPr>
        <w:t>design, and go-to-market for 3 products.</w:t>
      </w:r>
    </w:p>
    <w:p w14:paraId="05B5AD2D" w14:textId="77777777" w:rsidR="00A71F9A" w:rsidRPr="00D344E3" w:rsidRDefault="00A71F9A" w:rsidP="00A71F9A">
      <w:pPr>
        <w:numPr>
          <w:ilvl w:val="0"/>
          <w:numId w:val="2"/>
        </w:numPr>
        <w:ind w:left="540" w:right="900" w:hanging="180"/>
        <w:jc w:val="both"/>
        <w:rPr>
          <w:rFonts w:asciiTheme="minorHAnsi" w:hAnsiTheme="minorHAnsi" w:cstheme="minorHAnsi"/>
          <w:sz w:val="22"/>
          <w:szCs w:val="22"/>
        </w:rPr>
      </w:pPr>
      <w:r w:rsidRPr="00D344E3">
        <w:rPr>
          <w:rFonts w:asciiTheme="minorHAnsi" w:hAnsiTheme="minorHAnsi" w:cstheme="minorHAnsi"/>
          <w:sz w:val="22"/>
          <w:szCs w:val="22"/>
        </w:rPr>
        <w:t>Headed qualitative customer research to define MVP and initial design for new SaaS product.</w:t>
      </w:r>
    </w:p>
    <w:p w14:paraId="25C13D0A" w14:textId="77777777" w:rsidR="00A71F9A" w:rsidRPr="00D344E3" w:rsidRDefault="00A71F9A" w:rsidP="00A71F9A">
      <w:pPr>
        <w:numPr>
          <w:ilvl w:val="0"/>
          <w:numId w:val="2"/>
        </w:numPr>
        <w:ind w:left="540" w:right="900" w:hanging="180"/>
        <w:jc w:val="both"/>
        <w:rPr>
          <w:rFonts w:asciiTheme="minorHAnsi" w:hAnsiTheme="minorHAnsi" w:cstheme="minorHAnsi"/>
          <w:sz w:val="22"/>
          <w:szCs w:val="22"/>
        </w:rPr>
      </w:pPr>
      <w:r w:rsidRPr="00D344E3">
        <w:rPr>
          <w:rFonts w:asciiTheme="minorHAnsi" w:hAnsiTheme="minorHAnsi" w:cstheme="minorHAnsi"/>
          <w:sz w:val="22"/>
          <w:szCs w:val="22"/>
        </w:rPr>
        <w:t>Launched go-to-market strategy across web, iOS and Android endpoints for B2C SaaS offering.</w:t>
      </w:r>
    </w:p>
    <w:p w14:paraId="014F6A20" w14:textId="77777777" w:rsidR="00A71F9A" w:rsidRPr="00D344E3" w:rsidRDefault="00A71F9A" w:rsidP="00A71F9A">
      <w:pPr>
        <w:tabs>
          <w:tab w:val="left" w:pos="560"/>
        </w:tabs>
        <w:autoSpaceDE w:val="0"/>
        <w:autoSpaceDN w:val="0"/>
        <w:adjustRightInd w:val="0"/>
        <w:ind w:right="-240"/>
        <w:jc w:val="both"/>
        <w:rPr>
          <w:rFonts w:asciiTheme="minorHAnsi" w:hAnsiTheme="minorHAnsi" w:cstheme="minorHAnsi"/>
          <w:color w:val="000000" w:themeColor="text1"/>
          <w:sz w:val="22"/>
          <w:szCs w:val="22"/>
        </w:rPr>
      </w:pPr>
    </w:p>
    <w:p w14:paraId="5EA6F7A9" w14:textId="77777777" w:rsidR="00A71F9A" w:rsidRDefault="00A71F9A" w:rsidP="00A71F9A">
      <w:pPr>
        <w:widowControl w:val="0"/>
        <w:autoSpaceDE w:val="0"/>
        <w:autoSpaceDN w:val="0"/>
        <w:adjustRightInd w:val="0"/>
        <w:rPr>
          <w:color w:val="1C4D8F"/>
        </w:rPr>
      </w:pPr>
    </w:p>
    <w:p w14:paraId="65AB2C41" w14:textId="77777777" w:rsidR="00B81E68" w:rsidRDefault="00B81E68" w:rsidP="00B81E68">
      <w:pPr>
        <w:widowControl w:val="0"/>
        <w:tabs>
          <w:tab w:val="right" w:pos="9360"/>
        </w:tabs>
        <w:autoSpaceDE w:val="0"/>
        <w:autoSpaceDN w:val="0"/>
        <w:adjustRightInd w:val="0"/>
      </w:pPr>
    </w:p>
    <w:p w14:paraId="116BD401" w14:textId="77777777" w:rsidR="00984542" w:rsidRPr="006D1ABD" w:rsidRDefault="00984542" w:rsidP="00984542">
      <w:pPr>
        <w:tabs>
          <w:tab w:val="right" w:pos="10080"/>
        </w:tabs>
        <w:ind w:right="-36"/>
        <w:rPr>
          <w:rFonts w:ascii="Calibri" w:hAnsi="Calibri" w:cs="Calibri"/>
          <w:b/>
          <w:bCs/>
          <w:color w:val="000000" w:themeColor="text1"/>
          <w:sz w:val="22"/>
          <w:szCs w:val="22"/>
        </w:rPr>
      </w:pPr>
    </w:p>
    <w:sectPr w:rsidR="00984542" w:rsidRPr="006D1ABD" w:rsidSect="00FA0660">
      <w:headerReference w:type="even" r:id="rId11"/>
      <w:headerReference w:type="default" r:id="rId12"/>
      <w:type w:val="continuous"/>
      <w:pgSz w:w="12240" w:h="15840"/>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llon jensen" w:date="2020-04-17T15:27:00Z" w:initials="fj">
    <w:p w14:paraId="29484F4C" w14:textId="77777777" w:rsidR="00A71F9A" w:rsidRDefault="00A71F9A" w:rsidP="00A71F9A">
      <w:pPr>
        <w:pStyle w:val="CommentText"/>
      </w:pPr>
      <w:r>
        <w:rPr>
          <w:rStyle w:val="CommentReference"/>
        </w:rPr>
        <w:annotationRef/>
      </w:r>
      <w:r>
        <w:t>So what? What did I do? Something with data or greater user empathy..</w:t>
      </w:r>
    </w:p>
  </w:comment>
  <w:comment w:id="9" w:author="fallon jensen" w:date="2020-04-17T15:27:00Z" w:initials="fj">
    <w:p w14:paraId="58CD3113" w14:textId="77777777" w:rsidR="00A71F9A" w:rsidRDefault="00A71F9A" w:rsidP="00A71F9A">
      <w:pPr>
        <w:pStyle w:val="CommentText"/>
      </w:pPr>
      <w:r>
        <w:rPr>
          <w:rStyle w:val="CommentReference"/>
        </w:rPr>
        <w:annotationRef/>
      </w:r>
      <w:r>
        <w:t>Don’t’ care about scale. Care about HOW.</w:t>
      </w:r>
    </w:p>
    <w:p w14:paraId="52E085F6" w14:textId="77777777" w:rsidR="00A71F9A" w:rsidRDefault="00A71F9A" w:rsidP="00A71F9A">
      <w:pPr>
        <w:pStyle w:val="CommentText"/>
      </w:pPr>
    </w:p>
    <w:p w14:paraId="0A8002F7" w14:textId="77777777" w:rsidR="00A71F9A" w:rsidRDefault="00A71F9A" w:rsidP="00A71F9A">
      <w:pPr>
        <w:pStyle w:val="CommentText"/>
      </w:pPr>
      <w:r>
        <w:t>Multivariate A/B testing? NPS? Interviews? What kind of User Understanding did I generate?</w:t>
      </w:r>
    </w:p>
  </w:comment>
  <w:comment w:id="10" w:author="fallon jensen" w:date="2020-04-17T15:29:00Z" w:initials="fj">
    <w:p w14:paraId="4B7A67EE" w14:textId="77777777" w:rsidR="00A71F9A" w:rsidRDefault="00A71F9A" w:rsidP="00A71F9A">
      <w:pPr>
        <w:pStyle w:val="CommentText"/>
      </w:pPr>
      <w:r>
        <w:rPr>
          <w:rStyle w:val="CommentReference"/>
        </w:rPr>
        <w:annotationRef/>
      </w:r>
      <w:r>
        <w:t>How? User research, market research? Analyzing internal financial documents…???? What did I DO?</w:t>
      </w:r>
    </w:p>
  </w:comment>
  <w:comment w:id="11" w:author="fallon jensen" w:date="2020-04-17T15:29:00Z" w:initials="fj">
    <w:p w14:paraId="31F1FB97" w14:textId="77777777" w:rsidR="00A71F9A" w:rsidRDefault="00A71F9A" w:rsidP="00A71F9A">
      <w:pPr>
        <w:pStyle w:val="CommentText"/>
      </w:pPr>
      <w:r>
        <w:rPr>
          <w:rStyle w:val="CommentReference"/>
        </w:rPr>
        <w:annotationRef/>
      </w:r>
      <w:r>
        <w:t>How? User research, market research? Analyzing internal financial documents…???? What did I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484F4C" w15:done="0"/>
  <w15:commentEx w15:paraId="0A8002F7" w15:done="0"/>
  <w15:commentEx w15:paraId="4B7A67EE" w15:done="0"/>
  <w15:commentEx w15:paraId="31F1FB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444950" w16cex:dateUtc="2020-04-17T20:27:00Z"/>
  <w16cex:commentExtensible w16cex:durableId="2244495F" w16cex:dateUtc="2020-04-17T20:27:00Z"/>
  <w16cex:commentExtensible w16cex:durableId="224449CB" w16cex:dateUtc="2020-04-17T20:29:00Z"/>
  <w16cex:commentExtensible w16cex:durableId="224BCD61" w16cex:dateUtc="2020-04-17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484F4C" w16cid:durableId="22444950"/>
  <w16cid:commentId w16cid:paraId="0A8002F7" w16cid:durableId="2244495F"/>
  <w16cid:commentId w16cid:paraId="4B7A67EE" w16cid:durableId="224449CB"/>
  <w16cid:commentId w16cid:paraId="31F1FB97" w16cid:durableId="224BCD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E7145" w14:textId="77777777" w:rsidR="00302262" w:rsidRDefault="00302262">
      <w:r>
        <w:separator/>
      </w:r>
    </w:p>
  </w:endnote>
  <w:endnote w:type="continuationSeparator" w:id="0">
    <w:p w14:paraId="7115AA34" w14:textId="77777777" w:rsidR="00302262" w:rsidRDefault="00302262">
      <w:r>
        <w:continuationSeparator/>
      </w:r>
    </w:p>
  </w:endnote>
  <w:endnote w:type="continuationNotice" w:id="1">
    <w:p w14:paraId="22706F7E" w14:textId="77777777" w:rsidR="00302262" w:rsidRDefault="003022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altName w:val="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haroni">
    <w:panose1 w:val="02010803020104030203"/>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FF594" w14:textId="77777777" w:rsidR="00302262" w:rsidRDefault="00302262">
      <w:r>
        <w:separator/>
      </w:r>
    </w:p>
  </w:footnote>
  <w:footnote w:type="continuationSeparator" w:id="0">
    <w:p w14:paraId="2B88727D" w14:textId="77777777" w:rsidR="00302262" w:rsidRDefault="00302262">
      <w:r>
        <w:continuationSeparator/>
      </w:r>
    </w:p>
  </w:footnote>
  <w:footnote w:type="continuationNotice" w:id="1">
    <w:p w14:paraId="192DA326" w14:textId="77777777" w:rsidR="00302262" w:rsidRDefault="003022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BC60" w14:textId="77777777" w:rsidR="00984542" w:rsidRDefault="00984542" w:rsidP="009572DA">
    <w:pPr>
      <w:pStyle w:val="Header"/>
      <w:tabs>
        <w:tab w:val="clear" w:pos="4680"/>
        <w:tab w:val="clear" w:pos="9360"/>
        <w:tab w:val="right" w:pos="10080"/>
      </w:tabs>
      <w:rPr>
        <w:rFonts w:ascii="Lato" w:hAnsi="Lato"/>
      </w:rPr>
    </w:pPr>
    <w:r w:rsidRPr="00F956F2">
      <w:rPr>
        <w:rFonts w:ascii="Lato" w:hAnsi="Lato"/>
      </w:rPr>
      <w:t>P. Fallon Jensen</w:t>
    </w:r>
    <w:r w:rsidRPr="00F956F2">
      <w:rPr>
        <w:rFonts w:ascii="Lato" w:hAnsi="Lato"/>
      </w:rPr>
      <w:tab/>
      <w:t>Page 2</w:t>
    </w:r>
  </w:p>
  <w:p w14:paraId="0C7D8040" w14:textId="77777777" w:rsidR="00984542" w:rsidRPr="00F956F2" w:rsidRDefault="00984542" w:rsidP="009572DA">
    <w:pPr>
      <w:pStyle w:val="Header"/>
      <w:tabs>
        <w:tab w:val="clear" w:pos="4680"/>
        <w:tab w:val="clear" w:pos="9360"/>
        <w:tab w:val="right" w:pos="10080"/>
      </w:tabs>
      <w:rPr>
        <w:rFonts w:ascii="Lato" w:hAnsi="Lato"/>
      </w:rPr>
    </w:pPr>
    <w:r>
      <w:rPr>
        <w:noProof/>
      </w:rPr>
      <mc:AlternateContent>
        <mc:Choice Requires="wps">
          <w:drawing>
            <wp:inline distT="0" distB="0" distL="0" distR="0" wp14:anchorId="6A1A0068" wp14:editId="028E73E3">
              <wp:extent cx="6400800" cy="635"/>
              <wp:effectExtent l="0" t="0" r="12700" b="24765"/>
              <wp:docPr id="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A43182B" id="Rectangle 1" o:spid="_x0000_s102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" filled="f">
              <v:path arrowok="t"/>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41EA" w14:textId="77777777" w:rsidR="00984542" w:rsidRDefault="00984542" w:rsidP="009572D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C98347C"/>
    <w:lvl w:ilvl="0" w:tplc="11487662">
      <w:numFmt w:val="bullet"/>
      <w:lvlText w:val="•"/>
      <w:lvlJc w:val="left"/>
      <w:pPr>
        <w:ind w:left="720" w:hanging="360"/>
      </w:pPr>
      <w:rPr>
        <w:rFonts w:ascii="Lato" w:hAnsi="Lato" w:hint="default"/>
      </w:rPr>
    </w:lvl>
    <w:lvl w:ilvl="1" w:tplc="FFFFFFFF">
      <w:numFmt w:val="decimal"/>
      <w:lvlText w:val=""/>
      <w:lvlJc w:val="left"/>
    </w:lvl>
    <w:lvl w:ilvl="2" w:tplc="11487662">
      <w:numFmt w:val="bullet"/>
      <w:lvlText w:val="•"/>
      <w:lvlJc w:val="left"/>
      <w:pPr>
        <w:ind w:left="360" w:hanging="360"/>
      </w:pPr>
      <w:rPr>
        <w:rFonts w:ascii="Lato" w:hAnsi="Lato"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461529"/>
    <w:multiLevelType w:val="hybridMultilevel"/>
    <w:tmpl w:val="DE54C40C"/>
    <w:lvl w:ilvl="0" w:tplc="11487662">
      <w:numFmt w:val="bullet"/>
      <w:lvlText w:val="•"/>
      <w:lvlJc w:val="left"/>
      <w:pPr>
        <w:ind w:left="720" w:hanging="360"/>
      </w:pPr>
      <w:rPr>
        <w:rFonts w:ascii="Lato" w:hAnsi="Lato" w:hint="default"/>
      </w:rPr>
    </w:lvl>
    <w:lvl w:ilvl="1" w:tplc="FFFFFFFF">
      <w:numFmt w:val="decimal"/>
      <w:lvlText w:val=""/>
      <w:lvlJc w:val="left"/>
    </w:lvl>
    <w:lvl w:ilvl="2" w:tplc="11487662">
      <w:numFmt w:val="bullet"/>
      <w:lvlText w:val="•"/>
      <w:lvlJc w:val="left"/>
      <w:pPr>
        <w:ind w:left="360" w:hanging="360"/>
      </w:pPr>
      <w:rPr>
        <w:rFonts w:ascii="Lato" w:hAnsi="Lato"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723EFB"/>
    <w:multiLevelType w:val="hybridMultilevel"/>
    <w:tmpl w:val="833E5AD0"/>
    <w:lvl w:ilvl="0" w:tplc="A2587518">
      <w:start w:val="805"/>
      <w:numFmt w:val="bullet"/>
      <w:lvlText w:val="-"/>
      <w:lvlJc w:val="left"/>
      <w:pPr>
        <w:ind w:left="720" w:hanging="360"/>
      </w:pPr>
      <w:rPr>
        <w:rFonts w:ascii="Calibri" w:eastAsia="Times New Roman"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339B0"/>
    <w:multiLevelType w:val="hybridMultilevel"/>
    <w:tmpl w:val="AD226FC0"/>
    <w:lvl w:ilvl="0" w:tplc="04090005">
      <w:start w:val="1"/>
      <w:numFmt w:val="bullet"/>
      <w:lvlText w:val=""/>
      <w:lvlJc w:val="left"/>
      <w:pPr>
        <w:ind w:left="540" w:hanging="360"/>
      </w:pPr>
      <w:rPr>
        <w:rFonts w:ascii="Wingdings" w:hAnsi="Wingdings"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4" w15:restartNumberingAfterBreak="0">
    <w:nsid w:val="09541897"/>
    <w:multiLevelType w:val="multilevel"/>
    <w:tmpl w:val="183E4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844955"/>
    <w:multiLevelType w:val="hybridMultilevel"/>
    <w:tmpl w:val="634CF5D8"/>
    <w:lvl w:ilvl="0" w:tplc="11487662">
      <w:numFmt w:val="bullet"/>
      <w:lvlText w:val="•"/>
      <w:lvlJc w:val="left"/>
      <w:pPr>
        <w:ind w:left="1080" w:hanging="360"/>
      </w:pPr>
      <w:rPr>
        <w:rFonts w:ascii="Lato" w:hAnsi="La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480E42"/>
    <w:multiLevelType w:val="hybridMultilevel"/>
    <w:tmpl w:val="63B228F4"/>
    <w:lvl w:ilvl="0" w:tplc="11487662">
      <w:numFmt w:val="bullet"/>
      <w:lvlText w:val="•"/>
      <w:lvlJc w:val="left"/>
      <w:pPr>
        <w:ind w:left="720" w:hanging="360"/>
      </w:pPr>
      <w:rPr>
        <w:rFonts w:ascii="Lato" w:hAnsi="La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6E25DE"/>
    <w:multiLevelType w:val="multilevel"/>
    <w:tmpl w:val="ED94D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353607"/>
    <w:multiLevelType w:val="multilevel"/>
    <w:tmpl w:val="BC14C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DD6ED3"/>
    <w:multiLevelType w:val="hybridMultilevel"/>
    <w:tmpl w:val="A30A5774"/>
    <w:lvl w:ilvl="0" w:tplc="3A1A69E2">
      <w:start w:val="1"/>
      <w:numFmt w:val="bullet"/>
      <w:lvlText w:val=""/>
      <w:lvlJc w:val="left"/>
      <w:pPr>
        <w:ind w:left="54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89107B"/>
    <w:multiLevelType w:val="multilevel"/>
    <w:tmpl w:val="DF869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350720"/>
    <w:multiLevelType w:val="hybridMultilevel"/>
    <w:tmpl w:val="17B8605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3EEF1A53"/>
    <w:multiLevelType w:val="hybridMultilevel"/>
    <w:tmpl w:val="10F8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F7284C"/>
    <w:multiLevelType w:val="hybridMultilevel"/>
    <w:tmpl w:val="2C8414B2"/>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4B583017"/>
    <w:multiLevelType w:val="hybridMultilevel"/>
    <w:tmpl w:val="3DF8BD1C"/>
    <w:lvl w:ilvl="0" w:tplc="11487662">
      <w:numFmt w:val="bullet"/>
      <w:lvlText w:val="•"/>
      <w:lvlJc w:val="left"/>
      <w:pPr>
        <w:ind w:left="720" w:hanging="360"/>
      </w:pPr>
      <w:rPr>
        <w:rFonts w:ascii="Lato" w:hAnsi="La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733EB6"/>
    <w:multiLevelType w:val="multilevel"/>
    <w:tmpl w:val="1BF4C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03C2AFD"/>
    <w:multiLevelType w:val="multilevel"/>
    <w:tmpl w:val="D5E0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BC5144"/>
    <w:multiLevelType w:val="hybridMultilevel"/>
    <w:tmpl w:val="4FB4FF2A"/>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2E6A27"/>
    <w:multiLevelType w:val="hybridMultilevel"/>
    <w:tmpl w:val="037866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8BB282B"/>
    <w:multiLevelType w:val="hybridMultilevel"/>
    <w:tmpl w:val="6DF24A46"/>
    <w:lvl w:ilvl="0" w:tplc="C63EE708">
      <w:start w:val="1"/>
      <w:numFmt w:val="bullet"/>
      <w:lvlText w:val=""/>
      <w:lvlJc w:val="left"/>
      <w:pPr>
        <w:ind w:left="360" w:hanging="360"/>
      </w:pPr>
      <w:rPr>
        <w:rFonts w:ascii="Wingdings" w:hAnsi="Wingdings" w:hint="default"/>
        <w:color w:val="auto"/>
        <w:sz w:val="22"/>
        <w:szCs w:val="22"/>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6F741061"/>
    <w:multiLevelType w:val="multilevel"/>
    <w:tmpl w:val="F6DE4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9D6C05"/>
    <w:multiLevelType w:val="hybridMultilevel"/>
    <w:tmpl w:val="AF18D6FE"/>
    <w:lvl w:ilvl="0" w:tplc="11487662">
      <w:numFmt w:val="bullet"/>
      <w:lvlText w:val="•"/>
      <w:lvlJc w:val="left"/>
      <w:pPr>
        <w:ind w:left="720" w:hanging="360"/>
      </w:pPr>
      <w:rPr>
        <w:rFonts w:ascii="Lato" w:hAnsi="Lato" w:hint="default"/>
      </w:rPr>
    </w:lvl>
    <w:lvl w:ilvl="1" w:tplc="11487662">
      <w:numFmt w:val="bullet"/>
      <w:lvlText w:val="•"/>
      <w:lvlJc w:val="left"/>
      <w:pPr>
        <w:ind w:left="360" w:hanging="360"/>
      </w:pPr>
      <w:rPr>
        <w:rFonts w:ascii="Lato" w:hAnsi="Lato"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3F97A35"/>
    <w:multiLevelType w:val="hybridMultilevel"/>
    <w:tmpl w:val="93362802"/>
    <w:lvl w:ilvl="0" w:tplc="3A1A69E2">
      <w:start w:val="1"/>
      <w:numFmt w:val="bullet"/>
      <w:lvlText w:val=""/>
      <w:lvlJc w:val="left"/>
      <w:pPr>
        <w:ind w:left="540" w:hanging="360"/>
      </w:pPr>
      <w:rPr>
        <w:rFonts w:ascii="Symbol" w:hAnsi="Symbol" w:hint="default"/>
        <w:color w:val="000000" w:themeColor="text1"/>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7A265B37"/>
    <w:multiLevelType w:val="hybridMultilevel"/>
    <w:tmpl w:val="43DE1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D8621B"/>
    <w:multiLevelType w:val="hybridMultilevel"/>
    <w:tmpl w:val="5E4E3FA8"/>
    <w:lvl w:ilvl="0" w:tplc="C63EE708">
      <w:start w:val="1"/>
      <w:numFmt w:val="bullet"/>
      <w:lvlText w:val=""/>
      <w:lvlJc w:val="left"/>
      <w:pPr>
        <w:ind w:left="-180" w:hanging="360"/>
      </w:pPr>
      <w:rPr>
        <w:rFonts w:ascii="Wingdings" w:hAnsi="Wingdings" w:hint="default"/>
        <w:color w:val="auto"/>
        <w:sz w:val="22"/>
        <w:szCs w:val="22"/>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13427165">
    <w:abstractNumId w:val="22"/>
  </w:num>
  <w:num w:numId="2" w16cid:durableId="294605247">
    <w:abstractNumId w:val="17"/>
  </w:num>
  <w:num w:numId="3" w16cid:durableId="1282107533">
    <w:abstractNumId w:val="9"/>
  </w:num>
  <w:num w:numId="4" w16cid:durableId="1659725395">
    <w:abstractNumId w:val="0"/>
  </w:num>
  <w:num w:numId="5" w16cid:durableId="1604849053">
    <w:abstractNumId w:val="24"/>
  </w:num>
  <w:num w:numId="6" w16cid:durableId="1626307354">
    <w:abstractNumId w:val="3"/>
  </w:num>
  <w:num w:numId="7" w16cid:durableId="1876693176">
    <w:abstractNumId w:val="13"/>
  </w:num>
  <w:num w:numId="8" w16cid:durableId="129566417">
    <w:abstractNumId w:val="23"/>
  </w:num>
  <w:num w:numId="9" w16cid:durableId="225918359">
    <w:abstractNumId w:val="19"/>
  </w:num>
  <w:num w:numId="10" w16cid:durableId="165365368">
    <w:abstractNumId w:val="18"/>
  </w:num>
  <w:num w:numId="11" w16cid:durableId="2075003356">
    <w:abstractNumId w:val="12"/>
  </w:num>
  <w:num w:numId="12" w16cid:durableId="1567951672">
    <w:abstractNumId w:val="5"/>
  </w:num>
  <w:num w:numId="13" w16cid:durableId="684746145">
    <w:abstractNumId w:val="21"/>
  </w:num>
  <w:num w:numId="14" w16cid:durableId="1566723173">
    <w:abstractNumId w:val="1"/>
  </w:num>
  <w:num w:numId="15" w16cid:durableId="2081754060">
    <w:abstractNumId w:val="6"/>
  </w:num>
  <w:num w:numId="16" w16cid:durableId="970086927">
    <w:abstractNumId w:val="14"/>
  </w:num>
  <w:num w:numId="17" w16cid:durableId="350643092">
    <w:abstractNumId w:val="11"/>
  </w:num>
  <w:num w:numId="18" w16cid:durableId="748036386">
    <w:abstractNumId w:val="2"/>
  </w:num>
  <w:num w:numId="19" w16cid:durableId="1985962511">
    <w:abstractNumId w:val="16"/>
  </w:num>
  <w:num w:numId="20" w16cid:durableId="863783318">
    <w:abstractNumId w:val="15"/>
  </w:num>
  <w:num w:numId="21" w16cid:durableId="937443353">
    <w:abstractNumId w:val="10"/>
  </w:num>
  <w:num w:numId="22" w16cid:durableId="920792163">
    <w:abstractNumId w:val="4"/>
  </w:num>
  <w:num w:numId="23" w16cid:durableId="1822039772">
    <w:abstractNumId w:val="8"/>
  </w:num>
  <w:num w:numId="24" w16cid:durableId="1617326963">
    <w:abstractNumId w:val="20"/>
  </w:num>
  <w:num w:numId="25" w16cid:durableId="134416531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llon jensen">
    <w15:presenceInfo w15:providerId="Windows Live" w15:userId="e1193efe8d104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5C"/>
    <w:rsid w:val="000021C5"/>
    <w:rsid w:val="00002CCF"/>
    <w:rsid w:val="000117C0"/>
    <w:rsid w:val="00011D27"/>
    <w:rsid w:val="00033268"/>
    <w:rsid w:val="00044E99"/>
    <w:rsid w:val="00045A85"/>
    <w:rsid w:val="0004603E"/>
    <w:rsid w:val="000464D1"/>
    <w:rsid w:val="00057AB9"/>
    <w:rsid w:val="00071880"/>
    <w:rsid w:val="00072E14"/>
    <w:rsid w:val="00074C79"/>
    <w:rsid w:val="00075361"/>
    <w:rsid w:val="00076944"/>
    <w:rsid w:val="000829FA"/>
    <w:rsid w:val="00083B94"/>
    <w:rsid w:val="000866AE"/>
    <w:rsid w:val="000C6822"/>
    <w:rsid w:val="001062BE"/>
    <w:rsid w:val="00115040"/>
    <w:rsid w:val="00120839"/>
    <w:rsid w:val="00146377"/>
    <w:rsid w:val="00147B9B"/>
    <w:rsid w:val="00157B48"/>
    <w:rsid w:val="001601B3"/>
    <w:rsid w:val="0016297E"/>
    <w:rsid w:val="00185144"/>
    <w:rsid w:val="001A3584"/>
    <w:rsid w:val="001A6C1B"/>
    <w:rsid w:val="001B1CEC"/>
    <w:rsid w:val="001D1BA9"/>
    <w:rsid w:val="001D5CDE"/>
    <w:rsid w:val="001F3286"/>
    <w:rsid w:val="002229BF"/>
    <w:rsid w:val="00233880"/>
    <w:rsid w:val="00246024"/>
    <w:rsid w:val="00246FA4"/>
    <w:rsid w:val="00257BF7"/>
    <w:rsid w:val="00261413"/>
    <w:rsid w:val="00265502"/>
    <w:rsid w:val="00270232"/>
    <w:rsid w:val="00297F1D"/>
    <w:rsid w:val="002C1832"/>
    <w:rsid w:val="002D6B75"/>
    <w:rsid w:val="002F417C"/>
    <w:rsid w:val="00302262"/>
    <w:rsid w:val="00314371"/>
    <w:rsid w:val="00325808"/>
    <w:rsid w:val="003260B8"/>
    <w:rsid w:val="00336864"/>
    <w:rsid w:val="00343C33"/>
    <w:rsid w:val="00343C9F"/>
    <w:rsid w:val="003466F1"/>
    <w:rsid w:val="00372799"/>
    <w:rsid w:val="00373855"/>
    <w:rsid w:val="0037405C"/>
    <w:rsid w:val="0037584B"/>
    <w:rsid w:val="00391E96"/>
    <w:rsid w:val="003952FB"/>
    <w:rsid w:val="003B54E2"/>
    <w:rsid w:val="003C6AFF"/>
    <w:rsid w:val="003D052C"/>
    <w:rsid w:val="00400717"/>
    <w:rsid w:val="00401B14"/>
    <w:rsid w:val="00402B09"/>
    <w:rsid w:val="00402B1E"/>
    <w:rsid w:val="004120CB"/>
    <w:rsid w:val="00421298"/>
    <w:rsid w:val="00437CE0"/>
    <w:rsid w:val="004650F3"/>
    <w:rsid w:val="004A69AE"/>
    <w:rsid w:val="004A6EF1"/>
    <w:rsid w:val="004D0F46"/>
    <w:rsid w:val="004E4921"/>
    <w:rsid w:val="004F1088"/>
    <w:rsid w:val="005019C1"/>
    <w:rsid w:val="00503EC6"/>
    <w:rsid w:val="00511B5C"/>
    <w:rsid w:val="005123F3"/>
    <w:rsid w:val="0051610A"/>
    <w:rsid w:val="0052096B"/>
    <w:rsid w:val="005613F8"/>
    <w:rsid w:val="00561E97"/>
    <w:rsid w:val="00574C2C"/>
    <w:rsid w:val="00585C98"/>
    <w:rsid w:val="00585CBF"/>
    <w:rsid w:val="0059207A"/>
    <w:rsid w:val="005B0658"/>
    <w:rsid w:val="005B181D"/>
    <w:rsid w:val="005B4970"/>
    <w:rsid w:val="005B5EB0"/>
    <w:rsid w:val="005C0126"/>
    <w:rsid w:val="005C265B"/>
    <w:rsid w:val="005C4B42"/>
    <w:rsid w:val="005C6997"/>
    <w:rsid w:val="005E3879"/>
    <w:rsid w:val="005F5738"/>
    <w:rsid w:val="005F5BE9"/>
    <w:rsid w:val="0060656B"/>
    <w:rsid w:val="00617603"/>
    <w:rsid w:val="006260E3"/>
    <w:rsid w:val="00631912"/>
    <w:rsid w:val="006352A6"/>
    <w:rsid w:val="00642F92"/>
    <w:rsid w:val="00645A1E"/>
    <w:rsid w:val="006670E1"/>
    <w:rsid w:val="00677F41"/>
    <w:rsid w:val="0068401E"/>
    <w:rsid w:val="006859C2"/>
    <w:rsid w:val="00690315"/>
    <w:rsid w:val="006A3D4E"/>
    <w:rsid w:val="006A5FB5"/>
    <w:rsid w:val="006B3C8D"/>
    <w:rsid w:val="006D1379"/>
    <w:rsid w:val="006E3F65"/>
    <w:rsid w:val="006E6991"/>
    <w:rsid w:val="006F2BE3"/>
    <w:rsid w:val="007003E4"/>
    <w:rsid w:val="007015D6"/>
    <w:rsid w:val="0070366A"/>
    <w:rsid w:val="00707469"/>
    <w:rsid w:val="00711841"/>
    <w:rsid w:val="00724543"/>
    <w:rsid w:val="00742AF1"/>
    <w:rsid w:val="00764ABF"/>
    <w:rsid w:val="00772EF9"/>
    <w:rsid w:val="0078162C"/>
    <w:rsid w:val="00794EB5"/>
    <w:rsid w:val="007A4469"/>
    <w:rsid w:val="007B7548"/>
    <w:rsid w:val="007D4832"/>
    <w:rsid w:val="007D78AA"/>
    <w:rsid w:val="007E3F82"/>
    <w:rsid w:val="00810F1C"/>
    <w:rsid w:val="00812E5A"/>
    <w:rsid w:val="008145CE"/>
    <w:rsid w:val="008433CF"/>
    <w:rsid w:val="008755DB"/>
    <w:rsid w:val="00875E75"/>
    <w:rsid w:val="008902B7"/>
    <w:rsid w:val="008944D1"/>
    <w:rsid w:val="008973D3"/>
    <w:rsid w:val="008B17DF"/>
    <w:rsid w:val="008B25C8"/>
    <w:rsid w:val="008B2D8D"/>
    <w:rsid w:val="008B4730"/>
    <w:rsid w:val="008C3B13"/>
    <w:rsid w:val="008C6BCA"/>
    <w:rsid w:val="008C6BEC"/>
    <w:rsid w:val="008D0BE3"/>
    <w:rsid w:val="008E12B8"/>
    <w:rsid w:val="008F2240"/>
    <w:rsid w:val="008F6393"/>
    <w:rsid w:val="009006A4"/>
    <w:rsid w:val="0091165F"/>
    <w:rsid w:val="00913551"/>
    <w:rsid w:val="0091782C"/>
    <w:rsid w:val="00933E8E"/>
    <w:rsid w:val="0094485F"/>
    <w:rsid w:val="0095394B"/>
    <w:rsid w:val="009565F1"/>
    <w:rsid w:val="00956D49"/>
    <w:rsid w:val="009572DA"/>
    <w:rsid w:val="009623FA"/>
    <w:rsid w:val="009812F9"/>
    <w:rsid w:val="00984319"/>
    <w:rsid w:val="00984542"/>
    <w:rsid w:val="00985525"/>
    <w:rsid w:val="00986011"/>
    <w:rsid w:val="009860E5"/>
    <w:rsid w:val="00994678"/>
    <w:rsid w:val="009B566D"/>
    <w:rsid w:val="009C396B"/>
    <w:rsid w:val="009F733C"/>
    <w:rsid w:val="00A03046"/>
    <w:rsid w:val="00A0517F"/>
    <w:rsid w:val="00A3374D"/>
    <w:rsid w:val="00A45A8C"/>
    <w:rsid w:val="00A71F9A"/>
    <w:rsid w:val="00A724F3"/>
    <w:rsid w:val="00A76CAD"/>
    <w:rsid w:val="00A81AC8"/>
    <w:rsid w:val="00A83E10"/>
    <w:rsid w:val="00A94F27"/>
    <w:rsid w:val="00A962EB"/>
    <w:rsid w:val="00A9655F"/>
    <w:rsid w:val="00AA06F1"/>
    <w:rsid w:val="00AA36F0"/>
    <w:rsid w:val="00AA3C14"/>
    <w:rsid w:val="00AB4EB6"/>
    <w:rsid w:val="00AF2FB8"/>
    <w:rsid w:val="00AF615E"/>
    <w:rsid w:val="00B00EB6"/>
    <w:rsid w:val="00B11980"/>
    <w:rsid w:val="00B26F34"/>
    <w:rsid w:val="00B33840"/>
    <w:rsid w:val="00B442E8"/>
    <w:rsid w:val="00B50792"/>
    <w:rsid w:val="00B70547"/>
    <w:rsid w:val="00B7084A"/>
    <w:rsid w:val="00B72817"/>
    <w:rsid w:val="00B72C0F"/>
    <w:rsid w:val="00B81E68"/>
    <w:rsid w:val="00BA2DCF"/>
    <w:rsid w:val="00BA4520"/>
    <w:rsid w:val="00BA76EA"/>
    <w:rsid w:val="00BC0A32"/>
    <w:rsid w:val="00BC2530"/>
    <w:rsid w:val="00BC5FFD"/>
    <w:rsid w:val="00BD799B"/>
    <w:rsid w:val="00BE1D6B"/>
    <w:rsid w:val="00BE51C7"/>
    <w:rsid w:val="00BF21FE"/>
    <w:rsid w:val="00C1069B"/>
    <w:rsid w:val="00C16D8F"/>
    <w:rsid w:val="00C2585F"/>
    <w:rsid w:val="00C31CB7"/>
    <w:rsid w:val="00C5456E"/>
    <w:rsid w:val="00C91DC8"/>
    <w:rsid w:val="00CA1213"/>
    <w:rsid w:val="00CC125C"/>
    <w:rsid w:val="00CD7F24"/>
    <w:rsid w:val="00CE1289"/>
    <w:rsid w:val="00D0013F"/>
    <w:rsid w:val="00D01C06"/>
    <w:rsid w:val="00D50BEF"/>
    <w:rsid w:val="00D6075D"/>
    <w:rsid w:val="00D62EE5"/>
    <w:rsid w:val="00D63910"/>
    <w:rsid w:val="00D8040F"/>
    <w:rsid w:val="00D90AC0"/>
    <w:rsid w:val="00D911B4"/>
    <w:rsid w:val="00D92651"/>
    <w:rsid w:val="00DA6EF4"/>
    <w:rsid w:val="00DB1659"/>
    <w:rsid w:val="00DF349E"/>
    <w:rsid w:val="00DF42E0"/>
    <w:rsid w:val="00DF6988"/>
    <w:rsid w:val="00E01460"/>
    <w:rsid w:val="00E12514"/>
    <w:rsid w:val="00E20084"/>
    <w:rsid w:val="00E22DF4"/>
    <w:rsid w:val="00E307D0"/>
    <w:rsid w:val="00E47F83"/>
    <w:rsid w:val="00E53139"/>
    <w:rsid w:val="00E60504"/>
    <w:rsid w:val="00E652A7"/>
    <w:rsid w:val="00E863A0"/>
    <w:rsid w:val="00E950DB"/>
    <w:rsid w:val="00E97563"/>
    <w:rsid w:val="00EB15BD"/>
    <w:rsid w:val="00EB29EA"/>
    <w:rsid w:val="00EB628C"/>
    <w:rsid w:val="00EC1D51"/>
    <w:rsid w:val="00EC3AEA"/>
    <w:rsid w:val="00ED6487"/>
    <w:rsid w:val="00EF6D78"/>
    <w:rsid w:val="00EF7200"/>
    <w:rsid w:val="00EF7A43"/>
    <w:rsid w:val="00F01ECC"/>
    <w:rsid w:val="00F03DF3"/>
    <w:rsid w:val="00F04D1A"/>
    <w:rsid w:val="00F233DF"/>
    <w:rsid w:val="00F25BF1"/>
    <w:rsid w:val="00F3135C"/>
    <w:rsid w:val="00F55B4C"/>
    <w:rsid w:val="00F56588"/>
    <w:rsid w:val="00F75A35"/>
    <w:rsid w:val="00F808C5"/>
    <w:rsid w:val="00F913E9"/>
    <w:rsid w:val="00F94202"/>
    <w:rsid w:val="00F9705A"/>
    <w:rsid w:val="00FA0660"/>
    <w:rsid w:val="00FA1296"/>
    <w:rsid w:val="00FC4FC1"/>
    <w:rsid w:val="00FC7926"/>
    <w:rsid w:val="00FE7D65"/>
    <w:rsid w:val="00FF5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8E8E0"/>
  <w15:chartTrackingRefBased/>
  <w15:docId w15:val="{D78A2F2A-68F2-4FCE-BAE7-126413003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6E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405C"/>
    <w:rPr>
      <w:color w:val="0563C1" w:themeColor="hyperlink"/>
      <w:u w:val="single"/>
    </w:rPr>
  </w:style>
  <w:style w:type="paragraph" w:styleId="ListParagraph">
    <w:name w:val="List Paragraph"/>
    <w:basedOn w:val="Normal"/>
    <w:uiPriority w:val="34"/>
    <w:qFormat/>
    <w:rsid w:val="0037405C"/>
    <w:pPr>
      <w:ind w:left="720"/>
      <w:contextualSpacing/>
    </w:pPr>
  </w:style>
  <w:style w:type="paragraph" w:styleId="Header">
    <w:name w:val="header"/>
    <w:basedOn w:val="Normal"/>
    <w:link w:val="HeaderChar"/>
    <w:uiPriority w:val="99"/>
    <w:unhideWhenUsed/>
    <w:rsid w:val="0037405C"/>
    <w:pPr>
      <w:tabs>
        <w:tab w:val="center" w:pos="4680"/>
        <w:tab w:val="right" w:pos="9360"/>
      </w:tabs>
    </w:pPr>
  </w:style>
  <w:style w:type="character" w:customStyle="1" w:styleId="HeaderChar">
    <w:name w:val="Header Char"/>
    <w:basedOn w:val="DefaultParagraphFont"/>
    <w:link w:val="Header"/>
    <w:uiPriority w:val="99"/>
    <w:rsid w:val="0037405C"/>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7405C"/>
    <w:rPr>
      <w:sz w:val="16"/>
      <w:szCs w:val="16"/>
    </w:rPr>
  </w:style>
  <w:style w:type="paragraph" w:styleId="CommentText">
    <w:name w:val="annotation text"/>
    <w:basedOn w:val="Normal"/>
    <w:link w:val="CommentTextChar"/>
    <w:uiPriority w:val="99"/>
    <w:unhideWhenUsed/>
    <w:qFormat/>
    <w:rsid w:val="0037405C"/>
    <w:rPr>
      <w:sz w:val="20"/>
      <w:szCs w:val="20"/>
    </w:rPr>
  </w:style>
  <w:style w:type="character" w:customStyle="1" w:styleId="CommentTextChar">
    <w:name w:val="Comment Text Char"/>
    <w:basedOn w:val="DefaultParagraphFont"/>
    <w:link w:val="CommentText"/>
    <w:uiPriority w:val="99"/>
    <w:rsid w:val="0037405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7405C"/>
    <w:rPr>
      <w:sz w:val="18"/>
      <w:szCs w:val="18"/>
    </w:rPr>
  </w:style>
  <w:style w:type="character" w:customStyle="1" w:styleId="BalloonTextChar">
    <w:name w:val="Balloon Text Char"/>
    <w:basedOn w:val="DefaultParagraphFont"/>
    <w:link w:val="BalloonText"/>
    <w:uiPriority w:val="99"/>
    <w:semiHidden/>
    <w:rsid w:val="0037405C"/>
    <w:rPr>
      <w:rFonts w:ascii="Times New Roman" w:eastAsia="Times New Roman" w:hAnsi="Times New Roman" w:cs="Times New Roman"/>
      <w:sz w:val="18"/>
      <w:szCs w:val="18"/>
    </w:rPr>
  </w:style>
  <w:style w:type="paragraph" w:styleId="NormalWeb">
    <w:name w:val="Normal (Web)"/>
    <w:basedOn w:val="Normal"/>
    <w:uiPriority w:val="99"/>
    <w:unhideWhenUsed/>
    <w:rsid w:val="00B81E68"/>
    <w:pPr>
      <w:spacing w:before="100" w:beforeAutospacing="1" w:after="100" w:afterAutospacing="1"/>
    </w:pPr>
  </w:style>
  <w:style w:type="paragraph" w:styleId="Footer">
    <w:name w:val="footer"/>
    <w:basedOn w:val="Normal"/>
    <w:link w:val="FooterChar"/>
    <w:uiPriority w:val="99"/>
    <w:semiHidden/>
    <w:unhideWhenUsed/>
    <w:rsid w:val="009623FA"/>
    <w:pPr>
      <w:tabs>
        <w:tab w:val="center" w:pos="4680"/>
        <w:tab w:val="right" w:pos="9360"/>
      </w:tabs>
    </w:pPr>
  </w:style>
  <w:style w:type="character" w:customStyle="1" w:styleId="FooterChar">
    <w:name w:val="Footer Char"/>
    <w:basedOn w:val="DefaultParagraphFont"/>
    <w:link w:val="Footer"/>
    <w:uiPriority w:val="99"/>
    <w:semiHidden/>
    <w:rsid w:val="009623F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212292">
      <w:bodyDiv w:val="1"/>
      <w:marLeft w:val="0"/>
      <w:marRight w:val="0"/>
      <w:marTop w:val="0"/>
      <w:marBottom w:val="0"/>
      <w:divBdr>
        <w:top w:val="none" w:sz="0" w:space="0" w:color="auto"/>
        <w:left w:val="none" w:sz="0" w:space="0" w:color="auto"/>
        <w:bottom w:val="none" w:sz="0" w:space="0" w:color="auto"/>
        <w:right w:val="none" w:sz="0" w:space="0" w:color="auto"/>
      </w:divBdr>
    </w:div>
    <w:div w:id="268659680">
      <w:bodyDiv w:val="1"/>
      <w:marLeft w:val="0"/>
      <w:marRight w:val="0"/>
      <w:marTop w:val="0"/>
      <w:marBottom w:val="0"/>
      <w:divBdr>
        <w:top w:val="none" w:sz="0" w:space="0" w:color="auto"/>
        <w:left w:val="none" w:sz="0" w:space="0" w:color="auto"/>
        <w:bottom w:val="none" w:sz="0" w:space="0" w:color="auto"/>
        <w:right w:val="none" w:sz="0" w:space="0" w:color="auto"/>
      </w:divBdr>
    </w:div>
    <w:div w:id="349335537">
      <w:bodyDiv w:val="1"/>
      <w:marLeft w:val="0"/>
      <w:marRight w:val="0"/>
      <w:marTop w:val="0"/>
      <w:marBottom w:val="0"/>
      <w:divBdr>
        <w:top w:val="none" w:sz="0" w:space="0" w:color="auto"/>
        <w:left w:val="none" w:sz="0" w:space="0" w:color="auto"/>
        <w:bottom w:val="none" w:sz="0" w:space="0" w:color="auto"/>
        <w:right w:val="none" w:sz="0" w:space="0" w:color="auto"/>
      </w:divBdr>
    </w:div>
    <w:div w:id="675306185">
      <w:bodyDiv w:val="1"/>
      <w:marLeft w:val="0"/>
      <w:marRight w:val="0"/>
      <w:marTop w:val="0"/>
      <w:marBottom w:val="0"/>
      <w:divBdr>
        <w:top w:val="none" w:sz="0" w:space="0" w:color="auto"/>
        <w:left w:val="none" w:sz="0" w:space="0" w:color="auto"/>
        <w:bottom w:val="none" w:sz="0" w:space="0" w:color="auto"/>
        <w:right w:val="none" w:sz="0" w:space="0" w:color="auto"/>
      </w:divBdr>
    </w:div>
    <w:div w:id="934246009">
      <w:bodyDiv w:val="1"/>
      <w:marLeft w:val="0"/>
      <w:marRight w:val="0"/>
      <w:marTop w:val="0"/>
      <w:marBottom w:val="0"/>
      <w:divBdr>
        <w:top w:val="none" w:sz="0" w:space="0" w:color="auto"/>
        <w:left w:val="none" w:sz="0" w:space="0" w:color="auto"/>
        <w:bottom w:val="none" w:sz="0" w:space="0" w:color="auto"/>
        <w:right w:val="none" w:sz="0" w:space="0" w:color="auto"/>
      </w:divBdr>
    </w:div>
    <w:div w:id="1372462077">
      <w:bodyDiv w:val="1"/>
      <w:marLeft w:val="0"/>
      <w:marRight w:val="0"/>
      <w:marTop w:val="0"/>
      <w:marBottom w:val="0"/>
      <w:divBdr>
        <w:top w:val="none" w:sz="0" w:space="0" w:color="auto"/>
        <w:left w:val="none" w:sz="0" w:space="0" w:color="auto"/>
        <w:bottom w:val="none" w:sz="0" w:space="0" w:color="auto"/>
        <w:right w:val="none" w:sz="0" w:space="0" w:color="auto"/>
      </w:divBdr>
    </w:div>
    <w:div w:id="1786848024">
      <w:bodyDiv w:val="1"/>
      <w:marLeft w:val="0"/>
      <w:marRight w:val="0"/>
      <w:marTop w:val="0"/>
      <w:marBottom w:val="0"/>
      <w:divBdr>
        <w:top w:val="none" w:sz="0" w:space="0" w:color="auto"/>
        <w:left w:val="none" w:sz="0" w:space="0" w:color="auto"/>
        <w:bottom w:val="none" w:sz="0" w:space="0" w:color="auto"/>
        <w:right w:val="none" w:sz="0" w:space="0" w:color="auto"/>
      </w:divBdr>
    </w:div>
    <w:div w:id="180134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5770</Words>
  <Characters>33644</Characters>
  <Application>Microsoft Office Word</Application>
  <DocSecurity>0</DocSecurity>
  <Lines>600</Lines>
  <Paragraphs>371</Paragraphs>
  <ScaleCrop>false</ScaleCrop>
  <Company/>
  <LinksUpToDate>false</LinksUpToDate>
  <CharactersWithSpaces>39043</CharactersWithSpaces>
  <SharedDoc>false</SharedDoc>
  <HLinks>
    <vt:vector size="12" baseType="variant">
      <vt:variant>
        <vt:i4>5111828</vt:i4>
      </vt:variant>
      <vt:variant>
        <vt:i4>19</vt:i4>
      </vt:variant>
      <vt:variant>
        <vt:i4>0</vt:i4>
      </vt:variant>
      <vt:variant>
        <vt:i4>5</vt:i4>
      </vt:variant>
      <vt:variant>
        <vt:lpwstr>http://www.linkedin.com/in/pfallonjensen</vt:lpwstr>
      </vt:variant>
      <vt:variant>
        <vt:lpwstr/>
      </vt:variant>
      <vt:variant>
        <vt:i4>5111828</vt:i4>
      </vt:variant>
      <vt:variant>
        <vt:i4>0</vt:i4>
      </vt:variant>
      <vt:variant>
        <vt:i4>0</vt:i4>
      </vt:variant>
      <vt:variant>
        <vt:i4>5</vt:i4>
      </vt:variant>
      <vt:variant>
        <vt:lpwstr>http://www.linkedin.com/in/pfallonjensen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8</cp:revision>
  <dcterms:created xsi:type="dcterms:W3CDTF">2024-10-01T02:17:00Z</dcterms:created>
  <dcterms:modified xsi:type="dcterms:W3CDTF">2026-01-28T03:57:00Z</dcterms:modified>
</cp:coreProperties>
</file>